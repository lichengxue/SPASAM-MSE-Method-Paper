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3C876" w14:textId="77777777" w:rsidR="00F749B7" w:rsidRPr="00FF4B5B" w:rsidRDefault="00F749B7" w:rsidP="00F749B7">
      <w:pPr>
        <w:pStyle w:val="Title"/>
        <w:rPr>
          <w:rFonts w:ascii="Times New Roman" w:eastAsia="Times New Roman" w:hAnsi="Times New Roman" w:cs="Times New Roman"/>
          <w:sz w:val="28"/>
          <w:szCs w:val="28"/>
        </w:rPr>
      </w:pPr>
      <w:bookmarkStart w:id="0" w:name="_heading=h.6jjq3082bs1f" w:colFirst="0" w:colLast="0"/>
      <w:bookmarkEnd w:id="0"/>
      <w:r w:rsidRPr="00FF4B5B">
        <w:rPr>
          <w:rFonts w:ascii="Times New Roman" w:eastAsia="Times New Roman" w:hAnsi="Times New Roman" w:cs="Times New Roman"/>
          <w:b/>
          <w:sz w:val="28"/>
          <w:szCs w:val="28"/>
        </w:rPr>
        <w:t>Title:</w:t>
      </w:r>
      <w:r w:rsidRPr="00FF4B5B">
        <w:rPr>
          <w:rFonts w:ascii="Times New Roman" w:eastAsia="Times New Roman" w:hAnsi="Times New Roman" w:cs="Times New Roman"/>
          <w:sz w:val="28"/>
          <w:szCs w:val="28"/>
        </w:rPr>
        <w:t xml:space="preserve"> SPASAM-MSE:</w:t>
      </w:r>
      <w:sdt>
        <w:sdtPr>
          <w:rPr>
            <w:sz w:val="28"/>
            <w:szCs w:val="28"/>
          </w:rPr>
          <w:tag w:val="goog_rdk_2"/>
          <w:id w:val="624354265"/>
        </w:sdtPr>
        <w:sdtContent/>
      </w:sdt>
      <w:r w:rsidRPr="00FF4B5B">
        <w:rPr>
          <w:rFonts w:ascii="Times New Roman" w:eastAsia="Times New Roman" w:hAnsi="Times New Roman" w:cs="Times New Roman"/>
          <w:sz w:val="28"/>
          <w:szCs w:val="28"/>
        </w:rPr>
        <w:t xml:space="preserve"> a generalized spatial management strategy evaluation framework for exploring the impacts of spatial structure on stock assessments and management outcomes</w:t>
      </w:r>
    </w:p>
    <w:p w14:paraId="4FBE2A69" w14:textId="77777777" w:rsidR="00F749B7" w:rsidRDefault="00F749B7" w:rsidP="00F749B7">
      <w:pPr>
        <w:widowControl w:val="0"/>
        <w:spacing w:after="0" w:line="240" w:lineRule="auto"/>
        <w:ind w:left="1440" w:hanging="1440"/>
      </w:pPr>
    </w:p>
    <w:p w14:paraId="4D6DEC4A" w14:textId="3CD178CE" w:rsidR="00F749B7" w:rsidRDefault="00F749B7" w:rsidP="00F749B7">
      <w:pPr>
        <w:widowControl w:val="0"/>
        <w:spacing w:after="0" w:line="240" w:lineRule="auto"/>
      </w:pPr>
      <w:r>
        <w:t xml:space="preserve"> </w:t>
      </w:r>
      <w:r>
        <w:rPr>
          <w:b/>
        </w:rPr>
        <w:t>Running</w:t>
      </w:r>
      <w:r>
        <w:t>:</w:t>
      </w:r>
      <w:r>
        <w:tab/>
        <w:t>SPASA</w:t>
      </w:r>
      <w:r w:rsidR="00B8766B">
        <w:t>M-</w:t>
      </w:r>
      <w:r>
        <w:t>MSE: A Generalized Spatial MSE Tool</w:t>
      </w:r>
    </w:p>
    <w:p w14:paraId="0D0EAD2D" w14:textId="77777777" w:rsidR="00F749B7" w:rsidRDefault="00F749B7" w:rsidP="00F749B7">
      <w:pPr>
        <w:widowControl w:val="0"/>
        <w:spacing w:after="0" w:line="240" w:lineRule="auto"/>
      </w:pPr>
    </w:p>
    <w:p w14:paraId="0716461B" w14:textId="77777777" w:rsidR="00F749B7" w:rsidRPr="00A647AC" w:rsidRDefault="00000000" w:rsidP="00F749B7">
      <w:pPr>
        <w:widowControl w:val="0"/>
        <w:spacing w:after="0" w:line="240" w:lineRule="auto"/>
        <w:ind w:left="1440" w:hanging="1440"/>
      </w:pPr>
      <w:sdt>
        <w:sdtPr>
          <w:tag w:val="goog_rdk_11"/>
          <w:id w:val="-381642082"/>
        </w:sdtPr>
        <w:sdtContent/>
      </w:sdt>
      <w:r w:rsidR="00F749B7">
        <w:rPr>
          <w:b/>
        </w:rPr>
        <w:t>Authors</w:t>
      </w:r>
      <w:r w:rsidR="00F749B7">
        <w:t>:</w:t>
      </w:r>
      <w:r w:rsidR="00F749B7">
        <w:tab/>
      </w:r>
      <w:sdt>
        <w:sdtPr>
          <w:tag w:val="goog_rdk_12"/>
          <w:id w:val="-1249489664"/>
        </w:sdtPr>
        <w:sdtContent/>
      </w:sdt>
      <w:r w:rsidR="00F749B7">
        <w:t>Chengxue Li</w:t>
      </w:r>
      <w:r w:rsidR="00F749B7">
        <w:rPr>
          <w:vertAlign w:val="superscript"/>
        </w:rPr>
        <w:t>1*</w:t>
      </w:r>
      <w:r w:rsidR="00F749B7">
        <w:t>, Jonathan J. Deroba</w:t>
      </w:r>
      <w:r w:rsidR="00F749B7">
        <w:rPr>
          <w:vertAlign w:val="superscript"/>
        </w:rPr>
        <w:t>1</w:t>
      </w:r>
      <w:r w:rsidR="00F749B7">
        <w:t>, Daniel R. Goethel</w:t>
      </w:r>
      <w:r w:rsidR="00F749B7">
        <w:rPr>
          <w:vertAlign w:val="superscript"/>
        </w:rPr>
        <w:t>2</w:t>
      </w:r>
      <w:r w:rsidR="00F749B7">
        <w:t>, Aaron M. Berger</w:t>
      </w:r>
      <w:r w:rsidR="00F749B7">
        <w:rPr>
          <w:vertAlign w:val="superscript"/>
        </w:rPr>
        <w:t>3</w:t>
      </w:r>
      <w:r w:rsidR="00F749B7">
        <w:t>, Amy M. Schueller</w:t>
      </w:r>
      <w:r w:rsidR="00F749B7">
        <w:rPr>
          <w:vertAlign w:val="superscript"/>
        </w:rPr>
        <w:t>4</w:t>
      </w:r>
      <w:r w:rsidR="00F749B7">
        <w:t>, Brian J. Langseth</w:t>
      </w:r>
      <w:r w:rsidR="00F749B7">
        <w:rPr>
          <w:vertAlign w:val="superscript"/>
        </w:rPr>
        <w:t>5</w:t>
      </w:r>
      <w:r w:rsidR="00F749B7">
        <w:t>, Emily Liljestrand</w:t>
      </w:r>
      <w:r w:rsidR="00F749B7">
        <w:rPr>
          <w:vertAlign w:val="superscript"/>
        </w:rPr>
        <w:t>1</w:t>
      </w:r>
      <w:r w:rsidR="00F749B7">
        <w:t>, Dana H. Hanselman</w:t>
      </w:r>
      <w:r w:rsidR="00F749B7">
        <w:rPr>
          <w:vertAlign w:val="superscript"/>
        </w:rPr>
        <w:t>2</w:t>
      </w:r>
      <w:r w:rsidR="00F749B7">
        <w:t>, Timothy J. Miller</w:t>
      </w:r>
      <w:r w:rsidR="00F749B7">
        <w:rPr>
          <w:vertAlign w:val="superscript"/>
        </w:rPr>
        <w:t>1</w:t>
      </w:r>
    </w:p>
    <w:p w14:paraId="7C8C3A78" w14:textId="77777777" w:rsidR="00F749B7" w:rsidRDefault="00F749B7" w:rsidP="00F749B7">
      <w:pPr>
        <w:widowControl w:val="0"/>
        <w:spacing w:after="0" w:line="240" w:lineRule="auto"/>
        <w:ind w:left="1440" w:hanging="1440"/>
        <w:rPr>
          <w:vertAlign w:val="superscript"/>
        </w:rPr>
      </w:pPr>
    </w:p>
    <w:p w14:paraId="2AAC046F" w14:textId="77777777" w:rsidR="00F749B7" w:rsidRDefault="00F749B7" w:rsidP="00F749B7">
      <w:pPr>
        <w:widowControl w:val="0"/>
        <w:spacing w:after="0" w:line="240" w:lineRule="auto"/>
      </w:pPr>
      <w:r>
        <w:rPr>
          <w:b/>
        </w:rPr>
        <w:t>Affiliations</w:t>
      </w:r>
      <w:r>
        <w:t xml:space="preserve">: </w:t>
      </w:r>
    </w:p>
    <w:p w14:paraId="2432CD19" w14:textId="77777777" w:rsidR="00F749B7" w:rsidRDefault="00F749B7" w:rsidP="00F749B7">
      <w:pPr>
        <w:widowControl w:val="0"/>
        <w:spacing w:after="0" w:line="240" w:lineRule="auto"/>
      </w:pPr>
      <w:r>
        <w:rPr>
          <w:vertAlign w:val="superscript"/>
        </w:rPr>
        <w:t>1</w:t>
      </w:r>
      <w:r>
        <w:t>Northeast Fisheries Science Center, NMFS-NOAA, 166 Water St., Woods Hole MA, 02543, USA</w:t>
      </w:r>
    </w:p>
    <w:p w14:paraId="4BF30974" w14:textId="77777777" w:rsidR="00F749B7" w:rsidRDefault="00F749B7" w:rsidP="00F749B7">
      <w:pPr>
        <w:widowControl w:val="0"/>
        <w:spacing w:after="0" w:line="240" w:lineRule="auto"/>
      </w:pPr>
    </w:p>
    <w:p w14:paraId="45BE8B05" w14:textId="77777777" w:rsidR="00F749B7" w:rsidRDefault="00F749B7" w:rsidP="00F749B7">
      <w:pPr>
        <w:widowControl w:val="0"/>
        <w:spacing w:after="0" w:line="240" w:lineRule="auto"/>
      </w:pPr>
      <w:r>
        <w:rPr>
          <w:vertAlign w:val="superscript"/>
        </w:rPr>
        <w:t>2</w:t>
      </w:r>
      <w:r>
        <w:t>Alaska Fisheries Science Center, Auke Bay Laboratories, NMFS-NOAA, 17109 Point Lena Loop Road, Juneau, AK 99801, USA</w:t>
      </w:r>
    </w:p>
    <w:p w14:paraId="39E81D87" w14:textId="77777777" w:rsidR="00F749B7" w:rsidRDefault="00F749B7" w:rsidP="00F749B7">
      <w:pPr>
        <w:widowControl w:val="0"/>
        <w:spacing w:after="0" w:line="240" w:lineRule="auto"/>
      </w:pPr>
    </w:p>
    <w:p w14:paraId="18C18E4D" w14:textId="77777777" w:rsidR="00F749B7" w:rsidRDefault="00F749B7" w:rsidP="00F749B7">
      <w:pPr>
        <w:widowControl w:val="0"/>
        <w:spacing w:after="0" w:line="240" w:lineRule="auto"/>
      </w:pPr>
      <w:r>
        <w:rPr>
          <w:vertAlign w:val="superscript"/>
        </w:rPr>
        <w:t>3</w:t>
      </w:r>
      <w:r>
        <w:t>Northwest Fisheries Science Center, Fisheries Resource and Monitoring Division, NMFS-NOAA, 2032 S.E. OSU Drive, Newport, OR 97365, USA</w:t>
      </w:r>
    </w:p>
    <w:p w14:paraId="547CD3AC" w14:textId="77777777" w:rsidR="00F749B7" w:rsidRDefault="00F749B7" w:rsidP="00F749B7">
      <w:pPr>
        <w:widowControl w:val="0"/>
        <w:spacing w:after="0" w:line="240" w:lineRule="auto"/>
      </w:pPr>
    </w:p>
    <w:p w14:paraId="53D1540F" w14:textId="77777777" w:rsidR="00F749B7" w:rsidRDefault="00F749B7" w:rsidP="00F749B7">
      <w:pPr>
        <w:widowControl w:val="0"/>
        <w:spacing w:after="0" w:line="240" w:lineRule="auto"/>
      </w:pPr>
      <w:r>
        <w:rPr>
          <w:vertAlign w:val="superscript"/>
        </w:rPr>
        <w:t>4</w:t>
      </w:r>
      <w:r>
        <w:t>Southeast Fisheries Science Center, Beaufort Laboratory, NMFS-NOAA, 101 Pivers Island Road, Beaufort, NC 28516, USA</w:t>
      </w:r>
    </w:p>
    <w:p w14:paraId="2092B6D7" w14:textId="77777777" w:rsidR="00F749B7" w:rsidRDefault="00F749B7" w:rsidP="00F749B7">
      <w:pPr>
        <w:widowControl w:val="0"/>
        <w:spacing w:after="0" w:line="240" w:lineRule="auto"/>
      </w:pPr>
    </w:p>
    <w:p w14:paraId="377D2575" w14:textId="77777777" w:rsidR="00F749B7" w:rsidRDefault="00F749B7" w:rsidP="00F749B7">
      <w:pPr>
        <w:widowControl w:val="0"/>
        <w:spacing w:after="0" w:line="240" w:lineRule="auto"/>
      </w:pPr>
      <w:r>
        <w:rPr>
          <w:vertAlign w:val="superscript"/>
        </w:rPr>
        <w:t>5</w:t>
      </w:r>
      <w:r>
        <w:t>Northwest Fisheries Science Center, NMFS-NOAA, 2725 Montlake Blvd E, Seattle, WA, 98112, USA</w:t>
      </w:r>
    </w:p>
    <w:p w14:paraId="5712BAB1" w14:textId="77777777" w:rsidR="00F749B7" w:rsidRDefault="00F749B7" w:rsidP="00F749B7">
      <w:pPr>
        <w:widowControl w:val="0"/>
        <w:spacing w:after="0" w:line="240" w:lineRule="auto"/>
      </w:pPr>
    </w:p>
    <w:p w14:paraId="0490F331" w14:textId="77777777" w:rsidR="00F749B7" w:rsidRDefault="00F749B7" w:rsidP="00F749B7">
      <w:pPr>
        <w:widowControl w:val="0"/>
        <w:spacing w:after="0" w:line="240" w:lineRule="auto"/>
        <w:rPr>
          <w:i/>
        </w:rPr>
      </w:pPr>
      <w:r>
        <w:t>*</w:t>
      </w:r>
      <w:r>
        <w:rPr>
          <w:i/>
        </w:rPr>
        <w:t>Corresponding author:</w:t>
      </w:r>
    </w:p>
    <w:p w14:paraId="47CE5EF0" w14:textId="77777777" w:rsidR="00F749B7" w:rsidRDefault="00F749B7" w:rsidP="00F749B7">
      <w:pPr>
        <w:widowControl w:val="0"/>
        <w:spacing w:after="0" w:line="240" w:lineRule="auto"/>
      </w:pPr>
      <w:r>
        <w:t>Chengxue Li</w:t>
      </w:r>
    </w:p>
    <w:p w14:paraId="531D099C" w14:textId="77777777" w:rsidR="00F749B7" w:rsidRDefault="00F749B7" w:rsidP="00F749B7">
      <w:pPr>
        <w:widowControl w:val="0"/>
        <w:spacing w:after="0" w:line="240" w:lineRule="auto"/>
      </w:pPr>
      <w:r>
        <w:t>Email: chengxue.li@noaa.gov</w:t>
      </w:r>
    </w:p>
    <w:p w14:paraId="1C067925" w14:textId="77777777" w:rsidR="00F749B7" w:rsidRDefault="00F749B7" w:rsidP="00F749B7">
      <w:pPr>
        <w:widowControl w:val="0"/>
        <w:spacing w:after="0" w:line="240" w:lineRule="auto"/>
      </w:pPr>
    </w:p>
    <w:p w14:paraId="3F624141" w14:textId="77777777" w:rsidR="00F749B7" w:rsidRDefault="00F749B7" w:rsidP="00F749B7">
      <w:pPr>
        <w:widowControl w:val="0"/>
        <w:spacing w:after="0" w:line="240" w:lineRule="auto"/>
      </w:pPr>
      <w:r>
        <w:rPr>
          <w:b/>
        </w:rPr>
        <w:t>Intended Outlet</w:t>
      </w:r>
      <w:r>
        <w:t>:</w:t>
      </w:r>
      <w:r>
        <w:tab/>
      </w:r>
      <w:r w:rsidRPr="006D710F">
        <w:rPr>
          <w:i/>
        </w:rPr>
        <w:t>CJFAS</w:t>
      </w:r>
      <w:r>
        <w:t xml:space="preserve"> (Special Issue on State-Space </w:t>
      </w:r>
      <w:sdt>
        <w:sdtPr>
          <w:tag w:val="goog_rdk_13"/>
          <w:id w:val="850522816"/>
        </w:sdtPr>
        <w:sdtContent/>
      </w:sdt>
      <w:sdt>
        <w:sdtPr>
          <w:tag w:val="goog_rdk_14"/>
          <w:id w:val="581110656"/>
        </w:sdtPr>
        <w:sdtContent/>
      </w:sdt>
      <w:sdt>
        <w:sdtPr>
          <w:tag w:val="goog_rdk_15"/>
          <w:id w:val="1912422345"/>
        </w:sdtPr>
        <w:sdtContent/>
      </w:sdt>
      <w:sdt>
        <w:sdtPr>
          <w:tag w:val="goog_rdk_16"/>
          <w:id w:val="1450132875"/>
        </w:sdtPr>
        <w:sdtContent/>
      </w:sdt>
      <w:r>
        <w:t>Methods)</w:t>
      </w:r>
    </w:p>
    <w:p w14:paraId="376E3906" w14:textId="77777777" w:rsidR="00F749B7" w:rsidRDefault="00F749B7" w:rsidP="00F749B7">
      <w:pPr>
        <w:widowControl w:val="0"/>
        <w:spacing w:after="0" w:line="240" w:lineRule="auto"/>
      </w:pPr>
    </w:p>
    <w:p w14:paraId="1A8E6FED" w14:textId="77777777" w:rsidR="00F749B7" w:rsidRDefault="00F749B7" w:rsidP="00F749B7">
      <w:r>
        <w:rPr>
          <w:b/>
        </w:rPr>
        <w:t>Article Type</w:t>
      </w:r>
      <w:r>
        <w:t>:</w:t>
      </w:r>
      <w:r>
        <w:tab/>
      </w:r>
      <w:r>
        <w:tab/>
        <w:t xml:space="preserve">Original </w:t>
      </w:r>
      <w:sdt>
        <w:sdtPr>
          <w:tag w:val="goog_rdk_17"/>
          <w:id w:val="-847408051"/>
        </w:sdtPr>
        <w:sdtContent/>
      </w:sdt>
      <w:r>
        <w:t>Research</w:t>
      </w:r>
      <w:r>
        <w:br w:type="page"/>
      </w:r>
    </w:p>
    <w:p w14:paraId="65689B48" w14:textId="75E63872" w:rsidR="00F749B7" w:rsidRPr="00EB48DF" w:rsidRDefault="00F749B7" w:rsidP="00F749B7">
      <w:pPr>
        <w:pStyle w:val="FootnoteText"/>
      </w:pPr>
      <w:r w:rsidRPr="00FF4B5B">
        <w:rPr>
          <w:b/>
          <w:sz w:val="28"/>
        </w:rPr>
        <w:lastRenderedPageBreak/>
        <w:t>Abstract (</w:t>
      </w:r>
      <w:sdt>
        <w:sdtPr>
          <w:rPr>
            <w:b/>
            <w:sz w:val="28"/>
          </w:rPr>
          <w:tag w:val="goog_rdk_18"/>
          <w:id w:val="1021818711"/>
        </w:sdtPr>
        <w:sdtContent/>
      </w:sdt>
      <w:sdt>
        <w:sdtPr>
          <w:rPr>
            <w:b/>
            <w:sz w:val="28"/>
          </w:rPr>
          <w:tag w:val="goog_rdk_19"/>
          <w:id w:val="-424335090"/>
        </w:sdtPr>
        <w:sdtContent/>
      </w:sdt>
      <w:r w:rsidR="00CF238E">
        <w:rPr>
          <w:b/>
          <w:sz w:val="28"/>
        </w:rPr>
        <w:t>165</w:t>
      </w:r>
      <w:r w:rsidRPr="00FF4B5B">
        <w:rPr>
          <w:b/>
          <w:sz w:val="28"/>
        </w:rPr>
        <w:t xml:space="preserve"> words, </w:t>
      </w:r>
      <w:r w:rsidRPr="00FF4B5B">
        <w:rPr>
          <w:b/>
          <w:i/>
          <w:sz w:val="28"/>
        </w:rPr>
        <w:t>CJFAS</w:t>
      </w:r>
      <w:r w:rsidRPr="00FF4B5B">
        <w:rPr>
          <w:b/>
          <w:sz w:val="28"/>
        </w:rPr>
        <w:t>)</w:t>
      </w:r>
    </w:p>
    <w:p w14:paraId="1CBD879F" w14:textId="1A012BA1" w:rsidR="003231E9" w:rsidRDefault="00F749B7" w:rsidP="003231E9">
      <w:pPr>
        <w:spacing w:after="0" w:line="240" w:lineRule="auto"/>
        <w:jc w:val="both"/>
      </w:pPr>
      <w:r>
        <w:t xml:space="preserve">Management strategy evaluations (MSEs) are </w:t>
      </w:r>
      <w:r w:rsidR="007F00C4">
        <w:t xml:space="preserve">helpful </w:t>
      </w:r>
      <w:r w:rsidR="00B8766B">
        <w:t xml:space="preserve">simulation tools </w:t>
      </w:r>
      <w:r w:rsidR="007F00C4">
        <w:t xml:space="preserve">for </w:t>
      </w:r>
      <w:r w:rsidR="00B8766B">
        <w:t>exploring</w:t>
      </w:r>
      <w:r>
        <w:t xml:space="preserve"> the expected benefits and tradeoffs</w:t>
      </w:r>
      <w:r w:rsidR="007F00C4">
        <w:t xml:space="preserve"> </w:t>
      </w:r>
      <w:r w:rsidR="004A755F">
        <w:t>among</w:t>
      </w:r>
      <w:r w:rsidR="007F00C4">
        <w:t xml:space="preserve"> management objectives produced by various management procedures.</w:t>
      </w:r>
      <w:r>
        <w:t xml:space="preserve"> </w:t>
      </w:r>
      <w:r w:rsidR="007F00C4">
        <w:t>Few</w:t>
      </w:r>
      <w:r>
        <w:t xml:space="preserve"> spatially explicit MSE tools exist</w:t>
      </w:r>
      <w:r w:rsidR="007F00C4">
        <w:t>, however,</w:t>
      </w:r>
      <w:r>
        <w:t xml:space="preserve"> to facilitate </w:t>
      </w:r>
      <w:r w:rsidR="007F00C4">
        <w:t>evaluation of spatial complexity in stock assessment and management</w:t>
      </w:r>
      <w:r>
        <w:t xml:space="preserve">. We describe a generalized MSE R package tool (Spatial Processes and Stock Assessment Methods MSE, SPASAM-MSE) that integrates spatial population dynamic options in both the operating and assessment models to aid implementation </w:t>
      </w:r>
      <w:r w:rsidR="00094DB1">
        <w:t xml:space="preserve">of </w:t>
      </w:r>
      <w:r>
        <w:t>spatial MSE applications. The tool facilitates exploration of assessment and management performance</w:t>
      </w:r>
      <w:r w:rsidDel="00050D5A">
        <w:t xml:space="preserve"> </w:t>
      </w:r>
      <w:r>
        <w:t xml:space="preserve">across conditions that create spatial structure (e.g., biocomplexity, connectivity, demographics, fisheries, and management) while utilizing contemporary statistical methodologies (e.g., random effects and state-space modeling features). An example </w:t>
      </w:r>
      <w:r w:rsidR="004A755F">
        <w:t xml:space="preserve">application </w:t>
      </w:r>
      <w:r>
        <w:t xml:space="preserve">is provided to demonstrate the utility of understanding tradeoffs in spatial management decisions. SPASAM-MSE provides a straightforward interface to </w:t>
      </w:r>
      <w:r w:rsidR="00F727DC">
        <w:t>consider spatial complexity in</w:t>
      </w:r>
      <w:r>
        <w:t xml:space="preserve"> biological processes, assessment configurations, and management actions</w:t>
      </w:r>
      <w:r w:rsidR="00F727DC">
        <w:t xml:space="preserve">. </w:t>
      </w:r>
      <w:r w:rsidR="00B8766B">
        <w:t xml:space="preserve">We envision that the </w:t>
      </w:r>
      <w:r w:rsidR="00F727DC">
        <w:t xml:space="preserve">SPASAM-MSE </w:t>
      </w:r>
      <w:r w:rsidR="00B8766B">
        <w:t>tool will help</w:t>
      </w:r>
      <w:r w:rsidRPr="008F76A1">
        <w:t xml:space="preserve"> </w:t>
      </w:r>
      <w:r>
        <w:t>facilitate increased</w:t>
      </w:r>
      <w:r w:rsidRPr="008F76A1">
        <w:t xml:space="preserve"> </w:t>
      </w:r>
      <w:r>
        <w:t>operational implementation</w:t>
      </w:r>
      <w:r w:rsidRPr="008F76A1">
        <w:t xml:space="preserve"> of</w:t>
      </w:r>
      <w:r>
        <w:t xml:space="preserve"> robust</w:t>
      </w:r>
      <w:r w:rsidRPr="008F76A1">
        <w:t xml:space="preserve"> spatial </w:t>
      </w:r>
      <w:r w:rsidR="00B8766B">
        <w:t>management procedures and aid</w:t>
      </w:r>
      <w:r w:rsidR="00F727DC">
        <w:t xml:space="preserve"> management decision</w:t>
      </w:r>
      <w:r w:rsidR="00B8766B">
        <w:t>-making</w:t>
      </w:r>
      <w:r>
        <w:t>.</w:t>
      </w:r>
      <w:r w:rsidRPr="008F76A1">
        <w:t xml:space="preserve"> </w:t>
      </w:r>
    </w:p>
    <w:p w14:paraId="26FF5AD9" w14:textId="77777777" w:rsidR="003231E9" w:rsidRDefault="003231E9" w:rsidP="003231E9">
      <w:pPr>
        <w:spacing w:after="0" w:line="240" w:lineRule="auto"/>
        <w:jc w:val="both"/>
      </w:pPr>
    </w:p>
    <w:p w14:paraId="48A63FA0" w14:textId="461822E4" w:rsidR="00FE0207" w:rsidRPr="003231E9" w:rsidRDefault="00F749B7" w:rsidP="003231E9">
      <w:pPr>
        <w:spacing w:after="0" w:line="240" w:lineRule="auto"/>
        <w:jc w:val="both"/>
        <w:rPr>
          <w:rStyle w:val="FootnoteTextChar"/>
          <w:rFonts w:eastAsia="SimSun" w:cs="Times New Roman"/>
        </w:rPr>
      </w:pPr>
      <w:r w:rsidRPr="000B1E22">
        <w:rPr>
          <w:rStyle w:val="FootnoteTextChar"/>
          <w:b/>
        </w:rPr>
        <w:t>Keywords</w:t>
      </w:r>
      <w:r w:rsidRPr="00FE0207">
        <w:rPr>
          <w:rStyle w:val="FootnoteTextChar"/>
        </w:rPr>
        <w:t>: management strategy evaluation (MSE), spatial stock assessment, state-space models, fisheries management, stock structure</w:t>
      </w:r>
      <w:r w:rsidR="00FE0207">
        <w:rPr>
          <w:rStyle w:val="FootnoteTextChar"/>
        </w:rPr>
        <w:br w:type="page"/>
      </w:r>
    </w:p>
    <w:p w14:paraId="00000020" w14:textId="44C4B024" w:rsidR="00A907B3" w:rsidRDefault="004062FB" w:rsidP="00FE0207">
      <w:pPr>
        <w:pStyle w:val="Heading1"/>
        <w:numPr>
          <w:ilvl w:val="0"/>
          <w:numId w:val="0"/>
        </w:numPr>
        <w:ind w:left="360" w:hanging="360"/>
      </w:pPr>
      <w:r>
        <w:lastRenderedPageBreak/>
        <w:t xml:space="preserve">1. </w:t>
      </w:r>
      <w:r w:rsidR="009A3CC7">
        <w:t>Introduction</w:t>
      </w:r>
    </w:p>
    <w:p w14:paraId="00000023" w14:textId="2D7C4465" w:rsidR="00A907B3" w:rsidRDefault="00400C5E" w:rsidP="00615189">
      <w:pPr>
        <w:pStyle w:val="FootnoteText"/>
      </w:pPr>
      <w:r>
        <w:t>S</w:t>
      </w:r>
      <w:r w:rsidR="00154326">
        <w:t xml:space="preserve">patial dynamics in marine species and associated fisheries </w:t>
      </w:r>
      <w:r w:rsidR="00B8766B">
        <w:t xml:space="preserve">are </w:t>
      </w:r>
      <w:r>
        <w:t xml:space="preserve">widespread, often </w:t>
      </w:r>
      <w:r w:rsidR="00B8766B">
        <w:t>necessitating</w:t>
      </w:r>
      <w:r>
        <w:t xml:space="preserve"> management considerations </w:t>
      </w:r>
      <w:r w:rsidR="00154326">
        <w:t>t</w:t>
      </w:r>
      <w:r>
        <w:t>o</w:t>
      </w:r>
      <w:r w:rsidR="00154326">
        <w:t xml:space="preserve"> conserve biocomplexity and provide sustainable harvest recommendations </w:t>
      </w:r>
      <w:r>
        <w:t xml:space="preserve">through the use of stock assessments </w:t>
      </w:r>
      <w:r w:rsidR="00154326">
        <w:t>(</w:t>
      </w:r>
      <w:proofErr w:type="spellStart"/>
      <w:r w:rsidR="00154326">
        <w:fldChar w:fldCharType="begin"/>
      </w:r>
      <w:r w:rsidR="00154326">
        <w:instrText>HYPERLINK "https://onlinelibrary.wiley.com/doi/10.1111/j.1095-8649.2001.tb01382.x" \h</w:instrText>
      </w:r>
      <w:r w:rsidR="00154326">
        <w:fldChar w:fldCharType="separate"/>
      </w:r>
      <w:r w:rsidR="00154326">
        <w:rPr>
          <w:color w:val="1155CC"/>
          <w:u w:val="single"/>
        </w:rPr>
        <w:t>Smedbol</w:t>
      </w:r>
      <w:proofErr w:type="spellEnd"/>
      <w:r w:rsidR="00154326">
        <w:rPr>
          <w:color w:val="1155CC"/>
          <w:u w:val="single"/>
        </w:rPr>
        <w:t xml:space="preserve"> and Stephenson, 2001</w:t>
      </w:r>
      <w:r w:rsidR="00154326">
        <w:fldChar w:fldCharType="end"/>
      </w:r>
      <w:r w:rsidR="00154326">
        <w:t xml:space="preserve">; </w:t>
      </w:r>
      <w:hyperlink r:id="rId9">
        <w:r w:rsidR="00154326">
          <w:rPr>
            <w:color w:val="1155CC"/>
            <w:u w:val="single"/>
          </w:rPr>
          <w:t>Berger et al., 2017</w:t>
        </w:r>
      </w:hyperlink>
      <w:r w:rsidR="00154326">
        <w:t>). Stock assessments</w:t>
      </w:r>
      <w:r w:rsidR="00633517">
        <w:t xml:space="preserve"> typically make use of</w:t>
      </w:r>
      <w:r w:rsidR="00154326">
        <w:t xml:space="preserve"> nonlinear statistical models that estimate population trends and status by fitting observed data (</w:t>
      </w:r>
      <w:hyperlink r:id="rId10">
        <w:r w:rsidR="00154326">
          <w:rPr>
            <w:color w:val="1155CC"/>
            <w:u w:val="single"/>
          </w:rPr>
          <w:t>Hilborn, 2012</w:t>
        </w:r>
      </w:hyperlink>
      <w:r w:rsidR="002314A9">
        <w:t xml:space="preserve">). </w:t>
      </w:r>
      <w:r w:rsidR="00154326">
        <w:t xml:space="preserve">Increasingly, stock assessment </w:t>
      </w:r>
      <w:r w:rsidR="00240224">
        <w:t xml:space="preserve">modeling </w:t>
      </w:r>
      <w:r w:rsidR="00154326">
        <w:t>platforms have integrated the ability to model spatial structure and dynamics</w:t>
      </w:r>
      <w:r w:rsidR="00240224">
        <w:t xml:space="preserve"> in innovative ways</w:t>
      </w:r>
      <w:r w:rsidR="00154326">
        <w:t xml:space="preserve"> (</w:t>
      </w:r>
      <w:hyperlink r:id="rId11">
        <w:r w:rsidR="00154326">
          <w:rPr>
            <w:color w:val="1155CC"/>
            <w:u w:val="single"/>
          </w:rPr>
          <w:t>Goethel et al., 2011</w:t>
        </w:r>
      </w:hyperlink>
      <w:r w:rsidR="00154326">
        <w:t xml:space="preserve">; </w:t>
      </w:r>
      <w:hyperlink r:id="rId12">
        <w:r w:rsidR="00154326">
          <w:rPr>
            <w:color w:val="1155CC"/>
            <w:u w:val="single"/>
          </w:rPr>
          <w:t>Berger et al., 2024</w:t>
        </w:r>
      </w:hyperlink>
      <w:r w:rsidR="00154326">
        <w:t xml:space="preserve">), amid wider recognition that spatial structure needs to be considered to avoid inappropriate management advice or outputs at scales irrelevant to </w:t>
      </w:r>
      <w:r w:rsidR="00D83780">
        <w:t>decision-making</w:t>
      </w:r>
      <w:r w:rsidR="00154326">
        <w:t xml:space="preserve"> (</w:t>
      </w:r>
      <w:hyperlink r:id="rId13" w:history="1">
        <w:r w:rsidR="00154326" w:rsidRPr="00F775E7">
          <w:rPr>
            <w:rStyle w:val="Hyperlink"/>
          </w:rPr>
          <w:t>Ying et al., 2011</w:t>
        </w:r>
      </w:hyperlink>
      <w:r w:rsidR="00154326">
        <w:t xml:space="preserve">; </w:t>
      </w:r>
      <w:hyperlink r:id="rId14">
        <w:r w:rsidR="00154326">
          <w:rPr>
            <w:color w:val="1155CC"/>
            <w:u w:val="single"/>
          </w:rPr>
          <w:t>Kerr et al., 2017</w:t>
        </w:r>
      </w:hyperlink>
      <w:r w:rsidR="00154326">
        <w:t>). Although spatially explicit stock assessments are not always required to provide robust management advice (</w:t>
      </w:r>
      <w:hyperlink r:id="rId15" w:history="1">
        <w:r w:rsidR="00154326" w:rsidRPr="0072372F">
          <w:rPr>
            <w:rStyle w:val="Hyperlink"/>
          </w:rPr>
          <w:t>Benson et al., 2015</w:t>
        </w:r>
      </w:hyperlink>
      <w:r w:rsidR="00154326">
        <w:t xml:space="preserve">; </w:t>
      </w:r>
      <w:hyperlink r:id="rId16" w:history="1">
        <w:r w:rsidR="00154326" w:rsidRPr="00E16BF5">
          <w:rPr>
            <w:rStyle w:val="Hyperlink"/>
          </w:rPr>
          <w:t>Li et al., 2017</w:t>
        </w:r>
      </w:hyperlink>
      <w:r w:rsidR="00154326">
        <w:t xml:space="preserve">; </w:t>
      </w:r>
      <w:hyperlink r:id="rId17" w:history="1">
        <w:r w:rsidR="00154326" w:rsidRPr="00E16BF5">
          <w:rPr>
            <w:rStyle w:val="Hyperlink"/>
          </w:rPr>
          <w:t>Punt et al., 2017</w:t>
        </w:r>
      </w:hyperlink>
      <w:r w:rsidR="00154326">
        <w:t>), determination of need is often case specific and requires thorough simulation testing (</w:t>
      </w:r>
      <w:hyperlink r:id="rId18">
        <w:r w:rsidR="00154326">
          <w:rPr>
            <w:color w:val="1155CC"/>
            <w:u w:val="single"/>
          </w:rPr>
          <w:t>Cadrin et al., 2023</w:t>
        </w:r>
      </w:hyperlink>
      <w:r w:rsidR="00154326">
        <w:t xml:space="preserve">; </w:t>
      </w:r>
      <w:hyperlink r:id="rId19">
        <w:r w:rsidR="00154326">
          <w:rPr>
            <w:color w:val="1155CC"/>
            <w:u w:val="single"/>
          </w:rPr>
          <w:t>Goethel et al., 2023a</w:t>
        </w:r>
      </w:hyperlink>
      <w:r w:rsidR="00154326">
        <w:t>).</w:t>
      </w:r>
      <w:r w:rsidR="00240224">
        <w:t xml:space="preserve"> </w:t>
      </w:r>
      <w:r w:rsidR="00F62A60">
        <w:t>However</w:t>
      </w:r>
      <w:r w:rsidR="00240224">
        <w:t>,</w:t>
      </w:r>
      <w:r w:rsidR="00303A8A">
        <w:t xml:space="preserve"> </w:t>
      </w:r>
      <w:r w:rsidR="00F62A60">
        <w:t>in the absence of a comprehensive analytical tool</w:t>
      </w:r>
      <w:r w:rsidR="004F3CE9">
        <w:t xml:space="preserve">, </w:t>
      </w:r>
      <w:r w:rsidR="00F62A60">
        <w:t>such as a structured decision analysis framework</w:t>
      </w:r>
      <w:r w:rsidR="004F3CE9">
        <w:t xml:space="preserve">, </w:t>
      </w:r>
      <w:r w:rsidR="00F62A60">
        <w:t xml:space="preserve">resource constraints often </w:t>
      </w:r>
      <w:r w:rsidR="00B8766B">
        <w:t>impede</w:t>
      </w:r>
      <w:r w:rsidR="00F62A60">
        <w:t xml:space="preserve"> the development, testing, and broader evaluation of simulation-based spatial applications.</w:t>
      </w:r>
    </w:p>
    <w:p w14:paraId="47300AFA" w14:textId="3A3AD56E" w:rsidR="00166E63" w:rsidRDefault="00F62A60" w:rsidP="00615189">
      <w:pPr>
        <w:pStyle w:val="FootnoteText"/>
      </w:pPr>
      <w:r>
        <w:t xml:space="preserve">Management strategy evaluation (MSE) is a structured </w:t>
      </w:r>
      <w:r w:rsidR="001277F9">
        <w:t>decision-making</w:t>
      </w:r>
      <w:r>
        <w:t xml:space="preserve"> </w:t>
      </w:r>
      <w:r w:rsidR="001277F9">
        <w:t>approach</w:t>
      </w:r>
      <w:r>
        <w:t xml:space="preserve"> </w:t>
      </w:r>
      <w:r w:rsidR="009A7D3B">
        <w:t>used</w:t>
      </w:r>
      <w:r>
        <w:t xml:space="preserve"> in fisheries </w:t>
      </w:r>
      <w:r w:rsidR="001277F9">
        <w:t>systems</w:t>
      </w:r>
      <w:r w:rsidR="009A7D3B">
        <w:t xml:space="preserve"> to assess </w:t>
      </w:r>
      <w:r w:rsidR="001277F9">
        <w:t>the entire management process (</w:t>
      </w:r>
      <w:r w:rsidR="00B8766B">
        <w:t>i.e., the performance of a management procedure which includes</w:t>
      </w:r>
      <w:r w:rsidR="001277F9">
        <w:t xml:space="preserve"> data</w:t>
      </w:r>
      <w:r w:rsidR="00B8766B">
        <w:t xml:space="preserve"> collection</w:t>
      </w:r>
      <w:r w:rsidR="001277F9">
        <w:t xml:space="preserve">, </w:t>
      </w:r>
      <w:r w:rsidR="00B8766B">
        <w:t xml:space="preserve">stock status determination such as through application of a </w:t>
      </w:r>
      <w:r w:rsidR="001277F9">
        <w:t xml:space="preserve">stock assessment, and </w:t>
      </w:r>
      <w:r w:rsidR="00B8766B">
        <w:t xml:space="preserve">implementation of </w:t>
      </w:r>
      <w:r w:rsidR="001277F9">
        <w:t>harvest rule</w:t>
      </w:r>
      <w:r w:rsidR="00B8766B">
        <w:t xml:space="preserve"> to determine resultant management action</w:t>
      </w:r>
      <w:r w:rsidR="001277F9">
        <w:t xml:space="preserve">; </w:t>
      </w:r>
      <w:hyperlink r:id="rId20" w:history="1">
        <w:r w:rsidR="001277F9" w:rsidRPr="00355086">
          <w:rPr>
            <w:rStyle w:val="Hyperlink"/>
          </w:rPr>
          <w:t>Cox and Kronlund 2008</w:t>
        </w:r>
      </w:hyperlink>
      <w:r w:rsidR="001277F9">
        <w:t xml:space="preserve">) </w:t>
      </w:r>
      <w:r w:rsidR="009A7D3B">
        <w:t xml:space="preserve">within a </w:t>
      </w:r>
      <w:r w:rsidR="001277F9">
        <w:t xml:space="preserve">closed-loop </w:t>
      </w:r>
      <w:r w:rsidR="009A7D3B">
        <w:t xml:space="preserve">feedback </w:t>
      </w:r>
      <w:r w:rsidR="001277F9">
        <w:t>simulation</w:t>
      </w:r>
      <w:r w:rsidR="009A7D3B">
        <w:t xml:space="preserve">. This enables systematic comparison of trade-offs among alternative </w:t>
      </w:r>
      <w:r w:rsidR="001277F9">
        <w:t>management scenarios</w:t>
      </w:r>
      <w:r w:rsidR="008A7AA8">
        <w:t xml:space="preserve">, </w:t>
      </w:r>
      <w:r w:rsidR="009A7D3B">
        <w:t>supports the identification of management procedures that are robust to</w:t>
      </w:r>
      <w:r w:rsidR="00B8766B">
        <w:t xml:space="preserve"> system</w:t>
      </w:r>
      <w:r w:rsidR="009A7D3B">
        <w:t xml:space="preserve"> </w:t>
      </w:r>
      <w:r w:rsidR="00B8766B">
        <w:t xml:space="preserve">uncertainty </w:t>
      </w:r>
      <w:r w:rsidR="009735CC">
        <w:t>or biological complexity</w:t>
      </w:r>
      <w:r w:rsidR="008A7AA8">
        <w:t>, and provides</w:t>
      </w:r>
      <w:r w:rsidR="009735CC">
        <w:t xml:space="preserve"> a means </w:t>
      </w:r>
      <w:r w:rsidR="006E68DF">
        <w:t>to</w:t>
      </w:r>
      <w:r w:rsidR="009735CC">
        <w:t xml:space="preserve"> explor</w:t>
      </w:r>
      <w:r w:rsidR="006E68DF">
        <w:t>e</w:t>
      </w:r>
      <w:r w:rsidR="009735CC">
        <w:t xml:space="preserve"> the impact of a given management procedure before </w:t>
      </w:r>
      <w:proofErr w:type="gramStart"/>
      <w:r w:rsidR="009735CC">
        <w:t>actually implementing</w:t>
      </w:r>
      <w:proofErr w:type="gramEnd"/>
      <w:r w:rsidR="009735CC">
        <w:t xml:space="preserve"> it in </w:t>
      </w:r>
      <w:r w:rsidR="00633517">
        <w:t xml:space="preserve">the </w:t>
      </w:r>
      <w:r w:rsidR="009735CC">
        <w:t>real-world</w:t>
      </w:r>
      <w:r>
        <w:t xml:space="preserve">. </w:t>
      </w:r>
      <w:r w:rsidR="000731A0">
        <w:t xml:space="preserve">For instance, an MSE </w:t>
      </w:r>
      <w:r w:rsidR="00B8766B">
        <w:t xml:space="preserve">simulation </w:t>
      </w:r>
      <w:r w:rsidR="000731A0">
        <w:t>typically consists of the biological population and associated processes</w:t>
      </w:r>
      <w:r w:rsidR="00633517">
        <w:t xml:space="preserve"> that represents current scientific knowledge or hypotheses</w:t>
      </w:r>
      <w:r w:rsidR="00166E63">
        <w:t xml:space="preserve"> (i.e., the underlying ‘true’ dynamics of the system)</w:t>
      </w:r>
      <w:r w:rsidR="000731A0">
        <w:t>, management procedure</w:t>
      </w:r>
      <w:r w:rsidR="006E68DF">
        <w:t>s</w:t>
      </w:r>
      <w:r w:rsidR="000731A0">
        <w:t>, and fishery dynamics (</w:t>
      </w:r>
      <w:hyperlink r:id="rId21">
        <w:r w:rsidR="000731A0">
          <w:rPr>
            <w:color w:val="1155CC"/>
            <w:u w:val="single"/>
          </w:rPr>
          <w:t>Punt et al., 2016</w:t>
        </w:r>
      </w:hyperlink>
      <w:r w:rsidR="000731A0">
        <w:t xml:space="preserve">). Tradeoffs are explored within and across </w:t>
      </w:r>
      <w:r w:rsidR="00166E63">
        <w:t xml:space="preserve">management or uncertainty </w:t>
      </w:r>
      <w:r w:rsidR="000731A0">
        <w:t xml:space="preserve">scenarios </w:t>
      </w:r>
      <w:r w:rsidR="00871008">
        <w:t>using</w:t>
      </w:r>
      <w:r w:rsidR="000731A0">
        <w:t xml:space="preserve"> performance metrics representing desired conservation and fishery outcomes (</w:t>
      </w:r>
      <w:hyperlink r:id="rId22">
        <w:r w:rsidR="00450009">
          <w:rPr>
            <w:color w:val="1155CC"/>
            <w:u w:val="single"/>
          </w:rPr>
          <w:t>Punt et al., 2016</w:t>
        </w:r>
      </w:hyperlink>
      <w:r w:rsidR="000731A0">
        <w:t xml:space="preserve">). </w:t>
      </w:r>
    </w:p>
    <w:p w14:paraId="2723343E" w14:textId="0A3B30A6" w:rsidR="009A7D3B" w:rsidRDefault="00633517" w:rsidP="00615189">
      <w:pPr>
        <w:pStyle w:val="FootnoteText"/>
      </w:pPr>
      <w:r>
        <w:t xml:space="preserve">However, </w:t>
      </w:r>
      <w:r w:rsidR="006E68DF">
        <w:t xml:space="preserve">biological populations that display spatial population structure, such as </w:t>
      </w:r>
      <w:r w:rsidR="004D199C">
        <w:t xml:space="preserve">spatial heterogeneity </w:t>
      </w:r>
      <w:r w:rsidR="006E68DF">
        <w:t>generated from</w:t>
      </w:r>
      <w:r w:rsidR="004D199C">
        <w:t xml:space="preserve"> </w:t>
      </w:r>
      <w:r w:rsidR="00DC3064" w:rsidRPr="00A30CDC">
        <w:t>ontogenetic</w:t>
      </w:r>
      <w:r w:rsidR="006E68DF">
        <w:t xml:space="preserve"> life history</w:t>
      </w:r>
      <w:r w:rsidR="00DC3064">
        <w:t xml:space="preserve"> </w:t>
      </w:r>
      <w:r w:rsidR="004D199C">
        <w:t xml:space="preserve">traits </w:t>
      </w:r>
      <w:r w:rsidR="006E68DF">
        <w:t xml:space="preserve">that are </w:t>
      </w:r>
      <w:r w:rsidR="004D199C">
        <w:t>inherent in many managed fish stocks</w:t>
      </w:r>
      <w:r w:rsidR="006E68DF">
        <w:t>,</w:t>
      </w:r>
      <w:r w:rsidR="004D199C">
        <w:t xml:space="preserve"> cannot be considered in </w:t>
      </w:r>
      <w:r>
        <w:t>most MSE tools</w:t>
      </w:r>
      <w:r w:rsidR="004D199C">
        <w:t>. Development and</w:t>
      </w:r>
      <w:r w:rsidR="000731A0">
        <w:t xml:space="preserve"> implementation of spatial MSE tools is necessary to move the assessment discipline away from the de facto postulation that spatial structure is not an important driver of population dynamics, which is inherent in the unit population assumption of most stock assessment applications (</w:t>
      </w:r>
      <w:hyperlink r:id="rId23" w:history="1">
        <w:r w:rsidR="000731A0" w:rsidRPr="00E14347">
          <w:rPr>
            <w:rStyle w:val="Hyperlink"/>
          </w:rPr>
          <w:t>Berger et al., 202</w:t>
        </w:r>
        <w:r w:rsidR="00295F84" w:rsidRPr="00E14347">
          <w:rPr>
            <w:rStyle w:val="Hyperlink"/>
          </w:rPr>
          <w:t>4</w:t>
        </w:r>
      </w:hyperlink>
      <w:r w:rsidR="000731A0" w:rsidRPr="001F2B26">
        <w:rPr>
          <w:color w:val="000000" w:themeColor="text1"/>
        </w:rPr>
        <w:t xml:space="preserve">). </w:t>
      </w:r>
      <w:r w:rsidR="006E68DF" w:rsidRPr="001F2B26">
        <w:rPr>
          <w:color w:val="000000" w:themeColor="text1"/>
        </w:rPr>
        <w:t xml:space="preserve">The </w:t>
      </w:r>
      <w:r w:rsidR="006E68DF">
        <w:t>d</w:t>
      </w:r>
      <w:r w:rsidR="00154326">
        <w:t>evelop</w:t>
      </w:r>
      <w:r w:rsidR="006E68DF">
        <w:t>ment of</w:t>
      </w:r>
      <w:r w:rsidR="00154326">
        <w:t xml:space="preserve"> high resolution spatial simulation tools </w:t>
      </w:r>
      <w:r w:rsidR="009A7D3B">
        <w:t xml:space="preserve">for </w:t>
      </w:r>
      <w:r w:rsidR="000731A0">
        <w:t xml:space="preserve">MSEs, such as operating models conditioned on observed dynamics and </w:t>
      </w:r>
      <w:r w:rsidR="006E68DF">
        <w:t xml:space="preserve">the </w:t>
      </w:r>
      <w:r w:rsidR="000731A0">
        <w:t>integrat</w:t>
      </w:r>
      <w:r w:rsidR="006E68DF">
        <w:t>ion of</w:t>
      </w:r>
      <w:r w:rsidR="000731A0">
        <w:t xml:space="preserve"> realistic levels of uncertainty, </w:t>
      </w:r>
      <w:r w:rsidR="00154326">
        <w:t xml:space="preserve">can be time consuming and </w:t>
      </w:r>
      <w:r w:rsidR="00F62A60">
        <w:t xml:space="preserve">overwhelm </w:t>
      </w:r>
      <w:r w:rsidR="00154326">
        <w:t xml:space="preserve">resource </w:t>
      </w:r>
      <w:r w:rsidR="00F62A60">
        <w:t xml:space="preserve">availability during time-limited </w:t>
      </w:r>
      <w:r w:rsidR="00154326">
        <w:t>stock assessment cycles where management advice must be developed</w:t>
      </w:r>
      <w:r w:rsidR="009A7D3B">
        <w:t xml:space="preserve"> (</w:t>
      </w:r>
      <w:hyperlink r:id="rId24">
        <w:r w:rsidR="00154326">
          <w:rPr>
            <w:color w:val="1155CC"/>
            <w:u w:val="single"/>
          </w:rPr>
          <w:t>Goethel et al., 2024</w:t>
        </w:r>
      </w:hyperlink>
      <w:r w:rsidR="00154326">
        <w:t xml:space="preserve">). </w:t>
      </w:r>
    </w:p>
    <w:p w14:paraId="00000029" w14:textId="4FBD9DE2" w:rsidR="00A907B3" w:rsidRDefault="00000000" w:rsidP="00615189">
      <w:pPr>
        <w:pStyle w:val="FootnoteText"/>
      </w:pPr>
      <w:customXmlDelRangeStart w:id="1" w:author="Chengxue Li" w:date="2026-01-19T11:47:00Z"/>
      <w:sdt>
        <w:sdtPr>
          <w:tag w:val="goog_rdk_79"/>
          <w:id w:val="546876215"/>
        </w:sdtPr>
        <w:sdtContent>
          <w:customXmlDelRangeEnd w:id="1"/>
          <w:customXmlDelRangeStart w:id="2" w:author="Chengxue Li" w:date="2026-01-19T11:47:00Z"/>
        </w:sdtContent>
      </w:sdt>
      <w:customXmlDelRangeEnd w:id="2"/>
      <w:r w:rsidR="001A18F5">
        <w:t>While the use of s</w:t>
      </w:r>
      <w:r w:rsidR="00154326">
        <w:t xml:space="preserve">patially explicit </w:t>
      </w:r>
      <w:r w:rsidR="001A18F5">
        <w:t>operating models</w:t>
      </w:r>
      <w:r w:rsidR="001A18F5" w:rsidRPr="001A18F5">
        <w:t xml:space="preserve"> </w:t>
      </w:r>
      <w:r w:rsidR="001A18F5">
        <w:t>to explore management performance</w:t>
      </w:r>
      <w:r w:rsidR="001A18F5" w:rsidDel="001A18F5">
        <w:t xml:space="preserve"> </w:t>
      </w:r>
      <w:r w:rsidR="00154326">
        <w:t>ha</w:t>
      </w:r>
      <w:r w:rsidR="001A18F5">
        <w:t>s</w:t>
      </w:r>
      <w:r w:rsidR="00407B99">
        <w:t xml:space="preserve"> increased</w:t>
      </w:r>
      <w:r w:rsidR="00154326">
        <w:t xml:space="preserve"> (e.g., </w:t>
      </w:r>
      <w:hyperlink r:id="rId25">
        <w:r w:rsidR="00154326">
          <w:rPr>
            <w:color w:val="1155CC"/>
            <w:u w:val="single"/>
          </w:rPr>
          <w:t>Babcock and MacCall, 2011</w:t>
        </w:r>
      </w:hyperlink>
      <w:r w:rsidR="00154326">
        <w:t xml:space="preserve">; </w:t>
      </w:r>
      <w:hyperlink r:id="rId26">
        <w:r w:rsidR="00154326">
          <w:rPr>
            <w:color w:val="1155CC"/>
            <w:u w:val="single"/>
          </w:rPr>
          <w:t>Gruss et al., 2016</w:t>
        </w:r>
      </w:hyperlink>
      <w:r w:rsidR="00154326">
        <w:t xml:space="preserve">; </w:t>
      </w:r>
      <w:hyperlink r:id="rId27">
        <w:r w:rsidR="00154326">
          <w:rPr>
            <w:color w:val="1155CC"/>
            <w:u w:val="single"/>
          </w:rPr>
          <w:t>Cunningham et al., 2019</w:t>
        </w:r>
      </w:hyperlink>
      <w:r w:rsidR="00154326">
        <w:t xml:space="preserve">; </w:t>
      </w:r>
      <w:hyperlink r:id="rId28">
        <w:r w:rsidR="00154326">
          <w:rPr>
            <w:color w:val="1155CC"/>
            <w:u w:val="single"/>
          </w:rPr>
          <w:t>Smith et al., 2021</w:t>
        </w:r>
      </w:hyperlink>
      <w:ins w:id="3" w:author="Chengxue Li" w:date="2026-01-19T12:20:00Z" w16du:dateUtc="2026-01-19T17:20:00Z">
        <w:r w:rsidR="005D3BBF">
          <w:t xml:space="preserve">; </w:t>
        </w:r>
      </w:ins>
      <w:ins w:id="4" w:author="Chengxue Li" w:date="2026-01-19T12:21:00Z" w16du:dateUtc="2026-01-19T17:21:00Z">
        <w:r w:rsidR="00AB761A">
          <w:fldChar w:fldCharType="begin"/>
        </w:r>
        <w:r w:rsidR="00AB761A">
          <w:instrText>HYPERLINK "https://doi.org/10.1016/j.ocecoaman.2023.106991"</w:instrText>
        </w:r>
        <w:r w:rsidR="00AB761A">
          <w:fldChar w:fldCharType="separate"/>
        </w:r>
        <w:r w:rsidR="005D3BBF" w:rsidRPr="00AB761A">
          <w:rPr>
            <w:rStyle w:val="Hyperlink"/>
          </w:rPr>
          <w:t>Grüss et al., 2024</w:t>
        </w:r>
        <w:r w:rsidR="00AB761A">
          <w:fldChar w:fldCharType="end"/>
        </w:r>
      </w:ins>
      <w:r w:rsidR="00154326">
        <w:t>),</w:t>
      </w:r>
      <w:r w:rsidR="00407B99">
        <w:t xml:space="preserve"> few examples exist that </w:t>
      </w:r>
      <w:r w:rsidR="001A18F5">
        <w:t xml:space="preserve">additionally </w:t>
      </w:r>
      <w:r w:rsidR="00407B99">
        <w:t xml:space="preserve">integrate spatially explicit </w:t>
      </w:r>
      <w:r w:rsidR="00407B99">
        <w:lastRenderedPageBreak/>
        <w:t>assessments</w:t>
      </w:r>
      <w:r w:rsidR="001A18F5">
        <w:t xml:space="preserve"> into a MSE</w:t>
      </w:r>
      <w:r w:rsidR="00407B99">
        <w:t xml:space="preserve"> (e.g., </w:t>
      </w:r>
      <w:hyperlink r:id="rId29">
        <w:r w:rsidR="00407B99">
          <w:rPr>
            <w:color w:val="1155CC"/>
            <w:u w:val="single"/>
          </w:rPr>
          <w:t>Ying et al., 2011</w:t>
        </w:r>
      </w:hyperlink>
      <w:r w:rsidR="00407B99">
        <w:t xml:space="preserve">; </w:t>
      </w:r>
      <w:hyperlink r:id="rId30">
        <w:r w:rsidR="00407B99">
          <w:rPr>
            <w:color w:val="1155CC"/>
            <w:u w:val="single"/>
          </w:rPr>
          <w:t>Li et al., 2015</w:t>
        </w:r>
      </w:hyperlink>
      <w:r w:rsidR="00407B99">
        <w:t xml:space="preserve">; </w:t>
      </w:r>
      <w:hyperlink r:id="rId31">
        <w:r w:rsidR="00407B99">
          <w:rPr>
            <w:color w:val="1155CC"/>
            <w:u w:val="single"/>
          </w:rPr>
          <w:t>Kapur et al., 2024</w:t>
        </w:r>
      </w:hyperlink>
      <w:r w:rsidR="00407B99">
        <w:t>)</w:t>
      </w:r>
      <w:r w:rsidR="00154326">
        <w:t xml:space="preserve">. </w:t>
      </w:r>
      <w:r w:rsidR="001A18F5">
        <w:t>On the contrary, m</w:t>
      </w:r>
      <w:r w:rsidR="00154326">
        <w:t xml:space="preserve">ost </w:t>
      </w:r>
      <w:r w:rsidR="00407B99">
        <w:t xml:space="preserve">spatial MSE </w:t>
      </w:r>
      <w:r w:rsidR="001A18F5">
        <w:t>applications</w:t>
      </w:r>
      <w:r w:rsidR="00407B99">
        <w:t xml:space="preserve"> </w:t>
      </w:r>
      <w:r w:rsidR="00154326">
        <w:t>examine the implications of ignoring spatial structure by testing a spatially aggregated or spatially implicit assessment</w:t>
      </w:r>
      <w:r w:rsidR="001A18F5">
        <w:t xml:space="preserve"> model against a spatial operating model</w:t>
      </w:r>
      <w:r w:rsidR="00154326">
        <w:t xml:space="preserve"> (e.g., </w:t>
      </w:r>
      <w:hyperlink r:id="rId32">
        <w:r w:rsidR="00154326">
          <w:rPr>
            <w:color w:val="1155CC"/>
            <w:u w:val="single"/>
          </w:rPr>
          <w:t>Benson et al., 2015</w:t>
        </w:r>
      </w:hyperlink>
      <w:r w:rsidR="00154326">
        <w:t>;</w:t>
      </w:r>
      <w:hyperlink r:id="rId33">
        <w:r w:rsidR="00154326">
          <w:rPr>
            <w:color w:val="1155CC"/>
            <w:u w:val="single"/>
          </w:rPr>
          <w:t xml:space="preserve"> Punt et al., 2017</w:t>
        </w:r>
      </w:hyperlink>
      <w:r w:rsidR="00154326">
        <w:t xml:space="preserve">; </w:t>
      </w:r>
      <w:hyperlink r:id="rId34">
        <w:r w:rsidR="00154326">
          <w:rPr>
            <w:color w:val="1155CC"/>
            <w:u w:val="single"/>
          </w:rPr>
          <w:t>Jacobsen et al., 2022</w:t>
        </w:r>
      </w:hyperlink>
      <w:r w:rsidR="00154326">
        <w:t xml:space="preserve">). </w:t>
      </w:r>
      <w:r w:rsidR="00DA7684">
        <w:t xml:space="preserve">Development of spatially explicit assessments </w:t>
      </w:r>
      <w:r w:rsidR="001A18F5">
        <w:t>can be</w:t>
      </w:r>
      <w:r w:rsidR="00DA7684">
        <w:t xml:space="preserve"> time consuming</w:t>
      </w:r>
      <w:r w:rsidR="000B1085">
        <w:t xml:space="preserve"> because of added complexity</w:t>
      </w:r>
      <w:r w:rsidR="00DA7684">
        <w:t>, which may be one reason that MSE tools sparingly explore the integration of spatial assessments (</w:t>
      </w:r>
      <w:hyperlink r:id="rId35" w:history="1">
        <w:r w:rsidR="00DA7684" w:rsidRPr="009946B6">
          <w:rPr>
            <w:rStyle w:val="Hyperlink"/>
          </w:rPr>
          <w:t>Goethel et al., 2023</w:t>
        </w:r>
        <w:r w:rsidR="001615E3" w:rsidRPr="009946B6">
          <w:rPr>
            <w:rStyle w:val="Hyperlink"/>
          </w:rPr>
          <w:t>a</w:t>
        </w:r>
      </w:hyperlink>
      <w:r w:rsidR="00DA7684">
        <w:t xml:space="preserve">, </w:t>
      </w:r>
      <w:hyperlink r:id="rId36" w:history="1">
        <w:r w:rsidR="00DA7684" w:rsidRPr="009946B6">
          <w:rPr>
            <w:rStyle w:val="Hyperlink"/>
          </w:rPr>
          <w:t>2024</w:t>
        </w:r>
      </w:hyperlink>
      <w:r w:rsidR="00DA7684">
        <w:t xml:space="preserve">). Moreover, </w:t>
      </w:r>
      <w:r w:rsidR="00154326">
        <w:t xml:space="preserve">many MSE studies </w:t>
      </w:r>
      <w:r w:rsidR="00DA7684">
        <w:t xml:space="preserve">aim </w:t>
      </w:r>
      <w:r w:rsidR="00154326">
        <w:t>to understand management performance for a specific application</w:t>
      </w:r>
      <w:r w:rsidR="00DA7684">
        <w:t xml:space="preserve"> requiring that the </w:t>
      </w:r>
      <w:r w:rsidR="00154326">
        <w:t xml:space="preserve">spatial MSE tool </w:t>
      </w:r>
      <w:r w:rsidR="00DA7684">
        <w:t>be</w:t>
      </w:r>
      <w:r w:rsidR="00154326">
        <w:t xml:space="preserve"> tailored and conditioned to the species of interest</w:t>
      </w:r>
      <w:r w:rsidR="00034861">
        <w:t xml:space="preserve">. </w:t>
      </w:r>
      <w:r w:rsidR="00DA7684">
        <w:t>Tailored MSE tools help</w:t>
      </w:r>
      <w:r w:rsidR="00154326">
        <w:t xml:space="preserve"> ensure the population, fishery, and management </w:t>
      </w:r>
      <w:r w:rsidR="000B1085">
        <w:t xml:space="preserve">objectives </w:t>
      </w:r>
      <w:r w:rsidR="00154326">
        <w:t>are adequately refl</w:t>
      </w:r>
      <w:r w:rsidR="00E17C88">
        <w:t xml:space="preserve">ected by the modeling framework </w:t>
      </w:r>
      <w:r w:rsidR="00154326">
        <w:t>(e.g., the t</w:t>
      </w:r>
      <w:r w:rsidR="00F65E70">
        <w:t>wo region red snapper MSE tool (</w:t>
      </w:r>
      <w:hyperlink r:id="rId37">
        <w:r w:rsidR="00154326">
          <w:rPr>
            <w:color w:val="1155CC"/>
            <w:u w:val="single"/>
          </w:rPr>
          <w:t>Zhang et al., 2024</w:t>
        </w:r>
      </w:hyperlink>
      <w:r w:rsidR="00154326">
        <w:t xml:space="preserve">; </w:t>
      </w:r>
      <w:hyperlink r:id="rId38">
        <w:r w:rsidR="00154326">
          <w:rPr>
            <w:color w:val="1155CC"/>
            <w:u w:val="single"/>
          </w:rPr>
          <w:t>http://gomredsnappermsetool.fiu.edu/</w:t>
        </w:r>
      </w:hyperlink>
      <w:r w:rsidR="00F65E70">
        <w:t>)</w:t>
      </w:r>
      <w:r w:rsidR="00154326">
        <w:t>, the multi-re</w:t>
      </w:r>
      <w:r w:rsidR="004B6D8D">
        <w:t>gion Atlantic bluefin tuna MSE (</w:t>
      </w:r>
      <w:hyperlink r:id="rId39">
        <w:r w:rsidR="00154326">
          <w:rPr>
            <w:color w:val="1155CC"/>
            <w:u w:val="single"/>
          </w:rPr>
          <w:t>https://iccat.github.io/abft-mse/</w:t>
        </w:r>
      </w:hyperlink>
      <w:r w:rsidR="00247139">
        <w:t>)</w:t>
      </w:r>
      <w:r w:rsidR="00154326">
        <w:t xml:space="preserve">, </w:t>
      </w:r>
      <w:del w:id="5" w:author="Chengxue Li" w:date="2026-01-19T11:54:00Z" w16du:dateUtc="2026-01-19T16:54:00Z">
        <w:r w:rsidR="00154326" w:rsidDel="00905CB8">
          <w:delText xml:space="preserve">and </w:delText>
        </w:r>
      </w:del>
      <w:r w:rsidR="00154326">
        <w:t xml:space="preserve">the five region </w:t>
      </w:r>
      <w:r w:rsidR="003347AF">
        <w:t>Alaska sablefish MSE R package (</w:t>
      </w:r>
      <w:ins w:id="6" w:author="Chengxue Li" w:date="2026-01-19T11:53:00Z" w16du:dateUtc="2026-01-19T16:53:00Z">
        <w:r w:rsidR="004D4734">
          <w:rPr>
            <w:color w:val="1155CC"/>
            <w:u w:val="single"/>
          </w:rPr>
          <w:fldChar w:fldCharType="begin"/>
        </w:r>
        <w:r w:rsidR="004D4734">
          <w:rPr>
            <w:color w:val="1155CC"/>
            <w:u w:val="single"/>
          </w:rPr>
          <w:instrText>HYPERLINK "</w:instrText>
        </w:r>
      </w:ins>
      <w:r w:rsidR="004D4734" w:rsidRPr="003D7921">
        <w:rPr>
          <w:color w:val="1155CC"/>
          <w:u w:val="single"/>
        </w:rPr>
        <w:instrText>https://github.com/ovec8hkin/SpatialSablefishMSE</w:instrText>
      </w:r>
      <w:ins w:id="7" w:author="Chengxue Li" w:date="2026-01-19T11:53:00Z" w16du:dateUtc="2026-01-19T16:53:00Z">
        <w:r w:rsidR="004D4734">
          <w:rPr>
            <w:color w:val="1155CC"/>
            <w:u w:val="single"/>
          </w:rPr>
          <w:instrText>"</w:instrText>
        </w:r>
        <w:r w:rsidR="004D4734">
          <w:rPr>
            <w:color w:val="1155CC"/>
            <w:u w:val="single"/>
          </w:rPr>
        </w:r>
        <w:r w:rsidR="004D4734">
          <w:rPr>
            <w:color w:val="1155CC"/>
            <w:u w:val="single"/>
          </w:rPr>
          <w:fldChar w:fldCharType="separate"/>
        </w:r>
      </w:ins>
      <w:r w:rsidR="004D4734" w:rsidRPr="006C0618">
        <w:rPr>
          <w:rStyle w:val="Hyperlink"/>
        </w:rPr>
        <w:t>https://github.com/ovec8hkin/SpatialSablefishMSE</w:t>
      </w:r>
      <w:ins w:id="8" w:author="Chengxue Li" w:date="2026-01-19T11:53:00Z" w16du:dateUtc="2026-01-19T16:53:00Z">
        <w:r w:rsidR="004D4734">
          <w:rPr>
            <w:color w:val="1155CC"/>
            <w:u w:val="single"/>
          </w:rPr>
          <w:fldChar w:fldCharType="end"/>
        </w:r>
      </w:ins>
      <w:r w:rsidR="00A25562">
        <w:t>)</w:t>
      </w:r>
      <w:ins w:id="9" w:author="Chengxue Li" w:date="2026-01-19T11:53:00Z" w16du:dateUtc="2026-01-19T16:53:00Z">
        <w:r w:rsidR="004D4734">
          <w:t xml:space="preserve">, </w:t>
        </w:r>
      </w:ins>
      <w:ins w:id="10" w:author="Chengxue Li" w:date="2026-01-19T11:53:00Z">
        <w:r w:rsidR="004D4734" w:rsidRPr="004D4734">
          <w:t>and the spatially structured tuna MSE framework developed for the Western and Central Pacific Ocean using MULTIFAN-CL and FLR4MFCL (Scott et al., 2018</w:t>
        </w:r>
      </w:ins>
      <w:ins w:id="11" w:author="Chengxue Li" w:date="2026-01-19T12:03:00Z" w16du:dateUtc="2026-01-19T17:03:00Z">
        <w:r w:rsidR="005469CB">
          <w:t xml:space="preserve">; </w:t>
        </w:r>
        <w:r w:rsidR="005469CB" w:rsidRPr="00685F52">
          <w:rPr>
            <w:color w:val="000000"/>
          </w:rPr>
          <w:t>Davies</w:t>
        </w:r>
        <w:r w:rsidR="005469CB">
          <w:rPr>
            <w:color w:val="000000"/>
          </w:rPr>
          <w:t xml:space="preserve"> et al.</w:t>
        </w:r>
        <w:r w:rsidR="001A6DAE">
          <w:rPr>
            <w:color w:val="000000"/>
          </w:rPr>
          <w:t>,</w:t>
        </w:r>
        <w:r w:rsidR="005469CB">
          <w:rPr>
            <w:color w:val="000000"/>
          </w:rPr>
          <w:t xml:space="preserve"> 2025</w:t>
        </w:r>
      </w:ins>
      <w:ins w:id="12" w:author="Chengxue Li" w:date="2026-01-19T11:53:00Z">
        <w:r w:rsidR="004D4734" w:rsidRPr="004D4734">
          <w:t>)</w:t>
        </w:r>
      </w:ins>
      <w:r w:rsidR="00A25562">
        <w:t xml:space="preserve">. </w:t>
      </w:r>
      <w:r w:rsidR="000B1085">
        <w:t>L</w:t>
      </w:r>
      <w:r w:rsidR="00034861">
        <w:t xml:space="preserve">ess attention has been devoted to the development of generalized spatial MSE packages. </w:t>
      </w:r>
      <w:r w:rsidR="00DA7684">
        <w:t>Although a</w:t>
      </w:r>
      <w:r w:rsidR="00154326">
        <w:t xml:space="preserve"> variety of gener</w:t>
      </w:r>
      <w:r w:rsidR="00407B99">
        <w:t xml:space="preserve">al </w:t>
      </w:r>
      <w:r w:rsidR="00154326">
        <w:t xml:space="preserve">MSE tools are available (e.g., </w:t>
      </w:r>
      <w:proofErr w:type="spellStart"/>
      <w:r w:rsidR="00154326">
        <w:t>openMSE</w:t>
      </w:r>
      <w:proofErr w:type="spellEnd"/>
      <w:r w:rsidR="00154326">
        <w:t xml:space="preserve"> [</w:t>
      </w:r>
      <w:hyperlink r:id="rId40">
        <w:r w:rsidR="00154326">
          <w:rPr>
            <w:color w:val="1155CC"/>
            <w:u w:val="single"/>
          </w:rPr>
          <w:t>https://openmse.com/</w:t>
        </w:r>
      </w:hyperlink>
      <w:r w:rsidR="00154326">
        <w:t>] and SSMSE [</w:t>
      </w:r>
      <w:hyperlink r:id="rId41">
        <w:r w:rsidR="00154326">
          <w:rPr>
            <w:color w:val="1155CC"/>
            <w:u w:val="single"/>
          </w:rPr>
          <w:t>Doering et al., 2023</w:t>
        </w:r>
      </w:hyperlink>
      <w:r w:rsidR="00154326">
        <w:t xml:space="preserve">; </w:t>
      </w:r>
      <w:hyperlink r:id="rId42">
        <w:r w:rsidR="00154326">
          <w:rPr>
            <w:color w:val="1155CC"/>
            <w:u w:val="single"/>
          </w:rPr>
          <w:t>https://github.com/nmfs-fish-tools/SSMSE</w:t>
        </w:r>
      </w:hyperlink>
      <w:r w:rsidR="00154326">
        <w:t xml:space="preserve">]), </w:t>
      </w:r>
      <w:r w:rsidR="00DA7684">
        <w:t xml:space="preserve">the </w:t>
      </w:r>
      <w:r w:rsidR="00154326">
        <w:t xml:space="preserve">spatial capabilities are limited. For example, </w:t>
      </w:r>
      <w:proofErr w:type="spellStart"/>
      <w:r w:rsidR="00154326">
        <w:t>openMSE</w:t>
      </w:r>
      <w:proofErr w:type="spellEnd"/>
      <w:r w:rsidR="00154326">
        <w:t xml:space="preserve"> has a spatial version, but users are warned that implementing models with more than two regions may be difficult (</w:t>
      </w:r>
      <w:hyperlink r:id="rId43">
        <w:r w:rsidR="00154326">
          <w:rPr>
            <w:color w:val="1155CC"/>
            <w:u w:val="single"/>
          </w:rPr>
          <w:t>https://openmse.com/features-multimse/</w:t>
        </w:r>
      </w:hyperlink>
      <w:r w:rsidR="00154326">
        <w:t>). Similarly, SSMSE is limited by the structure of the SS3 assessment platform, which can only accommodate a population structure with spatial heterogeneity (</w:t>
      </w:r>
      <w:hyperlink r:id="rId44">
        <w:r w:rsidR="008163C3">
          <w:rPr>
            <w:color w:val="1155CC"/>
            <w:u w:val="single"/>
          </w:rPr>
          <w:t>Berger et al., 2024</w:t>
        </w:r>
      </w:hyperlink>
      <w:r w:rsidR="00154326">
        <w:t>).</w:t>
      </w:r>
    </w:p>
    <w:p w14:paraId="0000002A" w14:textId="2C8EFE07" w:rsidR="00A907B3" w:rsidRDefault="00154326">
      <w:pPr>
        <w:pBdr>
          <w:top w:val="nil"/>
          <w:left w:val="nil"/>
          <w:bottom w:val="nil"/>
          <w:right w:val="nil"/>
          <w:between w:val="nil"/>
        </w:pBdr>
        <w:spacing w:after="0" w:line="240" w:lineRule="auto"/>
        <w:jc w:val="both"/>
      </w:pPr>
      <w:r>
        <w:t xml:space="preserve">The Spatial Processes and Stock Assessment Methods MSE (SPASAM-MSE) tool was developed to </w:t>
      </w:r>
      <w:r w:rsidR="000B1085">
        <w:t>provide practitioners with a flexible MSE simulation tool that</w:t>
      </w:r>
      <w:r w:rsidR="00747225">
        <w:t xml:space="preserve"> can integrate all common spatial population structure</w:t>
      </w:r>
      <w:r w:rsidR="000D043C">
        <w:t>s</w:t>
      </w:r>
      <w:r w:rsidR="00747225">
        <w:t xml:space="preserve"> into operating model</w:t>
      </w:r>
      <w:r w:rsidR="00757D12">
        <w:t>s</w:t>
      </w:r>
      <w:r w:rsidR="00747225">
        <w:t xml:space="preserve"> </w:t>
      </w:r>
      <w:r w:rsidR="0054450F">
        <w:t xml:space="preserve">(OMs) </w:t>
      </w:r>
      <w:r w:rsidR="00747225">
        <w:t>and estimation model</w:t>
      </w:r>
      <w:r w:rsidR="00757D12">
        <w:t>s</w:t>
      </w:r>
      <w:r w:rsidR="0054450F">
        <w:t xml:space="preserve"> (EMs)</w:t>
      </w:r>
      <w:r w:rsidR="00313DFB">
        <w:t>, which may differ in their spatial complexity</w:t>
      </w:r>
      <w:r w:rsidR="00747225">
        <w:t>.</w:t>
      </w:r>
      <w:r>
        <w:t xml:space="preserve"> SPASAM-MSE is a fully generalized, spatially explicit MSE that can be applied to almost any </w:t>
      </w:r>
      <w:r w:rsidR="00313DFB">
        <w:t>species and fishery</w:t>
      </w:r>
      <w:r w:rsidR="003B34B6">
        <w:t>,</w:t>
      </w:r>
      <w:r>
        <w:t xml:space="preserve"> while explicitly integrating associated spatial dynamics across multiple areas. Development of SPASAM-MSE </w:t>
      </w:r>
      <w:r w:rsidR="009E312B">
        <w:t xml:space="preserve">is a result of ongoing work </w:t>
      </w:r>
      <w:r>
        <w:t>(</w:t>
      </w:r>
      <w:r w:rsidR="009E312B">
        <w:t xml:space="preserve">e.g., </w:t>
      </w:r>
      <w:hyperlink r:id="rId45">
        <w:r>
          <w:rPr>
            <w:color w:val="1155CC"/>
            <w:u w:val="single"/>
          </w:rPr>
          <w:t>Goethel et al., 2019</w:t>
        </w:r>
      </w:hyperlink>
      <w:r>
        <w:t xml:space="preserve">, </w:t>
      </w:r>
      <w:hyperlink r:id="rId46">
        <w:r>
          <w:rPr>
            <w:color w:val="1155CC"/>
            <w:u w:val="single"/>
          </w:rPr>
          <w:t>2021</w:t>
        </w:r>
      </w:hyperlink>
      <w:r>
        <w:t xml:space="preserve">; </w:t>
      </w:r>
      <w:hyperlink r:id="rId47">
        <w:r>
          <w:rPr>
            <w:color w:val="1155CC"/>
            <w:u w:val="single"/>
          </w:rPr>
          <w:t>Bosley et al., 2019</w:t>
        </w:r>
      </w:hyperlink>
      <w:r>
        <w:t xml:space="preserve">, </w:t>
      </w:r>
      <w:hyperlink r:id="rId48">
        <w:r>
          <w:rPr>
            <w:color w:val="1155CC"/>
            <w:u w:val="single"/>
          </w:rPr>
          <w:t>2022</w:t>
        </w:r>
      </w:hyperlink>
      <w:r>
        <w:t xml:space="preserve">; </w:t>
      </w:r>
      <w:hyperlink r:id="rId49">
        <w:r>
          <w:rPr>
            <w:color w:val="1155CC"/>
            <w:u w:val="single"/>
          </w:rPr>
          <w:t>Berger et al., 2021</w:t>
        </w:r>
      </w:hyperlink>
      <w:r w:rsidR="00A925F1">
        <w:t xml:space="preserve">, </w:t>
      </w:r>
      <w:ins w:id="13" w:author="Chengxue Li" w:date="2026-01-19T17:00:00Z" w16du:dateUtc="2026-01-19T22:00:00Z">
        <w:r w:rsidR="00823365">
          <w:fldChar w:fldCharType="begin"/>
        </w:r>
        <w:r w:rsidR="00823365">
          <w:instrText>HYPERLINK "https://doi.org/10.1139/cjfas-2025-0092"</w:instrText>
        </w:r>
        <w:r w:rsidR="00823365">
          <w:fldChar w:fldCharType="separate"/>
        </w:r>
        <w:r w:rsidR="00A925F1" w:rsidRPr="00823365">
          <w:rPr>
            <w:rStyle w:val="Hyperlink"/>
          </w:rPr>
          <w:t>Li et al.,</w:t>
        </w:r>
        <w:del w:id="14" w:author="Chengxue Li" w:date="2026-01-19T10:38:00Z" w16du:dateUtc="2026-01-19T15:38:00Z">
          <w:r w:rsidR="00A925F1" w:rsidRPr="00823365" w:rsidDel="00525198">
            <w:rPr>
              <w:rStyle w:val="Hyperlink"/>
            </w:rPr>
            <w:delText xml:space="preserve"> </w:delText>
          </w:r>
        </w:del>
        <w:r w:rsidR="00525198" w:rsidRPr="00823365">
          <w:rPr>
            <w:rStyle w:val="Hyperlink"/>
          </w:rPr>
          <w:t xml:space="preserve"> 2025</w:t>
        </w:r>
        <w:r w:rsidR="00823365">
          <w:fldChar w:fldCharType="end"/>
        </w:r>
      </w:ins>
      <w:del w:id="15" w:author="Chengxue Li" w:date="2026-01-19T10:38:00Z" w16du:dateUtc="2026-01-19T15:38:00Z">
        <w:r w:rsidR="00C41459" w:rsidRPr="00C41459" w:rsidDel="00525198">
          <w:rPr>
            <w:i/>
            <w:iCs/>
          </w:rPr>
          <w:delText>I</w:delText>
        </w:r>
        <w:r w:rsidR="00047646" w:rsidRPr="00C41459" w:rsidDel="00525198">
          <w:rPr>
            <w:i/>
            <w:iCs/>
          </w:rPr>
          <w:delText xml:space="preserve">n </w:delText>
        </w:r>
        <w:r w:rsidR="002A3D9D" w:rsidDel="00525198">
          <w:rPr>
            <w:i/>
            <w:iCs/>
          </w:rPr>
          <w:delText>revision</w:delText>
        </w:r>
      </w:del>
      <w:r>
        <w:t>)</w:t>
      </w:r>
      <w:r w:rsidR="009E312B">
        <w:t xml:space="preserve"> aimed </w:t>
      </w:r>
      <w:r w:rsidR="00190B96">
        <w:t>at increasing</w:t>
      </w:r>
      <w:r w:rsidR="009E312B">
        <w:t xml:space="preserve"> the use of spatial stock assessments </w:t>
      </w:r>
      <w:r w:rsidR="00190B96">
        <w:t>to provide robust</w:t>
      </w:r>
      <w:r w:rsidR="009E312B">
        <w:t xml:space="preserve"> fisheries management advice</w:t>
      </w:r>
      <w:r>
        <w:t xml:space="preserve">. In this article, we </w:t>
      </w:r>
      <w:r w:rsidR="009E312B">
        <w:t xml:space="preserve">first </w:t>
      </w:r>
      <w:r>
        <w:t>describe the</w:t>
      </w:r>
      <w:r w:rsidR="00E50EF9">
        <w:t xml:space="preserve"> </w:t>
      </w:r>
      <w:r w:rsidR="002928EE">
        <w:t>model</w:t>
      </w:r>
      <w:r>
        <w:t xml:space="preserve"> structure and primary spatial features of SPASAM-MSE</w:t>
      </w:r>
      <w:r w:rsidR="009E312B">
        <w:t>. We</w:t>
      </w:r>
      <w:r>
        <w:t xml:space="preserve"> then demonstrate</w:t>
      </w:r>
      <w:r w:rsidR="00E50EF9">
        <w:t xml:space="preserve"> the spatial capabilities</w:t>
      </w:r>
      <w:r w:rsidR="009E312B">
        <w:t>,</w:t>
      </w:r>
      <w:r>
        <w:t xml:space="preserve"> types of </w:t>
      </w:r>
      <w:r w:rsidR="009E312B">
        <w:t xml:space="preserve">standard </w:t>
      </w:r>
      <w:r>
        <w:t>performance metrics</w:t>
      </w:r>
      <w:r w:rsidR="009E312B">
        <w:t xml:space="preserve"> available,</w:t>
      </w:r>
      <w:r>
        <w:t xml:space="preserve"> and visualization</w:t>
      </w:r>
      <w:r w:rsidR="009E312B">
        <w:t>s</w:t>
      </w:r>
      <w:r>
        <w:t xml:space="preserve"> that are </w:t>
      </w:r>
      <w:r w:rsidR="003B450D">
        <w:t xml:space="preserve">readily </w:t>
      </w:r>
      <w:r>
        <w:t>available</w:t>
      </w:r>
      <w:r w:rsidR="003B450D">
        <w:t xml:space="preserve"> to summarize MSE results</w:t>
      </w:r>
      <w:r w:rsidR="00757D12">
        <w:t xml:space="preserve"> using an example application</w:t>
      </w:r>
      <w:r>
        <w:t xml:space="preserve">. </w:t>
      </w:r>
      <w:r w:rsidR="003B450D">
        <w:t xml:space="preserve">Key objectives of the versatile SPASAM-MSE tool </w:t>
      </w:r>
      <w:r w:rsidR="00E6132C">
        <w:t>include</w:t>
      </w:r>
      <w:r w:rsidR="003B450D">
        <w:t xml:space="preserve"> </w:t>
      </w:r>
      <w:r>
        <w:t xml:space="preserve">explicitly </w:t>
      </w:r>
      <w:r w:rsidR="00E50EF9">
        <w:t>explor</w:t>
      </w:r>
      <w:r w:rsidR="00E6132C">
        <w:t>ing</w:t>
      </w:r>
      <w:r w:rsidR="00E50EF9">
        <w:t xml:space="preserve"> </w:t>
      </w:r>
      <w:r>
        <w:t>spatial dynamics</w:t>
      </w:r>
      <w:r w:rsidR="003B450D">
        <w:t>, promot</w:t>
      </w:r>
      <w:r w:rsidR="00E6132C">
        <w:t>ing greater</w:t>
      </w:r>
      <w:r>
        <w:t xml:space="preserve"> recognition and </w:t>
      </w:r>
      <w:r w:rsidR="00E50EF9">
        <w:t xml:space="preserve">integration </w:t>
      </w:r>
      <w:r>
        <w:t>of spatial structure in stock assessments</w:t>
      </w:r>
      <w:r w:rsidR="00E50EF9">
        <w:t xml:space="preserve">, </w:t>
      </w:r>
      <w:r w:rsidR="00E6132C">
        <w:t xml:space="preserve">enhancing </w:t>
      </w:r>
      <w:r>
        <w:t xml:space="preserve">understanding of the associated </w:t>
      </w:r>
      <w:r w:rsidR="00E6132C">
        <w:t>trade-offs affecting</w:t>
      </w:r>
      <w:r>
        <w:t xml:space="preserve"> management performance</w:t>
      </w:r>
      <w:r w:rsidR="00757D12">
        <w:t>, and lessening the resource burden that often acts as a barrier to exploring spatial management procedures</w:t>
      </w:r>
      <w:r>
        <w:t>.</w:t>
      </w:r>
    </w:p>
    <w:p w14:paraId="0000002C" w14:textId="3E4674A2" w:rsidR="00A907B3" w:rsidRPr="00E0738B" w:rsidRDefault="00E0738B" w:rsidP="00CC5336">
      <w:pPr>
        <w:pStyle w:val="Heading1"/>
        <w:numPr>
          <w:ilvl w:val="0"/>
          <w:numId w:val="0"/>
        </w:numPr>
        <w:ind w:left="360" w:hanging="360"/>
      </w:pPr>
      <w:r>
        <w:t xml:space="preserve">2. </w:t>
      </w:r>
      <w:r w:rsidR="00154326" w:rsidRPr="00E0738B">
        <w:t>Model Description</w:t>
      </w:r>
    </w:p>
    <w:p w14:paraId="158C9A64" w14:textId="21C86532" w:rsidR="00111C68" w:rsidRDefault="00272719" w:rsidP="00F87E89">
      <w:pPr>
        <w:jc w:val="both"/>
        <w:rPr>
          <w:color w:val="000000"/>
          <w:lang w:eastAsia="zh-CN"/>
        </w:rPr>
      </w:pPr>
      <w:r w:rsidRPr="00272719">
        <w:rPr>
          <w:color w:val="000000"/>
          <w:lang w:eastAsia="zh-CN"/>
        </w:rPr>
        <w:t>The SPASAM-MSE package, developed in R (</w:t>
      </w:r>
      <w:hyperlink r:id="rId50" w:history="1">
        <w:r w:rsidRPr="00B260CA">
          <w:rPr>
            <w:rStyle w:val="Hyperlink"/>
            <w:lang w:eastAsia="zh-CN"/>
          </w:rPr>
          <w:t>https://lichengxue.github.io/whamMSE/</w:t>
        </w:r>
      </w:hyperlink>
      <w:r w:rsidRPr="00272719">
        <w:rPr>
          <w:color w:val="000000"/>
          <w:lang w:eastAsia="zh-CN"/>
        </w:rPr>
        <w:t xml:space="preserve">), is a flexible and modular framework for conducting </w:t>
      </w:r>
      <w:r w:rsidR="00AC4A4E">
        <w:rPr>
          <w:color w:val="000000"/>
          <w:lang w:eastAsia="zh-CN"/>
        </w:rPr>
        <w:t>MSE</w:t>
      </w:r>
      <w:r w:rsidRPr="00272719">
        <w:rPr>
          <w:color w:val="000000"/>
          <w:lang w:eastAsia="zh-CN"/>
        </w:rPr>
        <w:t xml:space="preserve">, with a strong emphasis on spatial processes. </w:t>
      </w:r>
      <w:r w:rsidR="00A6357A" w:rsidRPr="00A6357A">
        <w:rPr>
          <w:color w:val="000000"/>
          <w:lang w:eastAsia="zh-CN"/>
        </w:rPr>
        <w:t xml:space="preserve">Simulations can be conditioned on a range of inputs, including </w:t>
      </w:r>
      <w:r w:rsidR="004B2DC1" w:rsidRPr="004B2DC1">
        <w:rPr>
          <w:color w:val="000000"/>
          <w:lang w:eastAsia="zh-CN"/>
        </w:rPr>
        <w:t>observational data, stock assessment outputs, and real-world management scenarios.</w:t>
      </w:r>
      <w:r w:rsidR="00A6357A" w:rsidRPr="00A6357A">
        <w:rPr>
          <w:color w:val="000000"/>
          <w:lang w:eastAsia="zh-CN"/>
        </w:rPr>
        <w:t xml:space="preserve"> The package also supports simulations of generic fish populations using life-history traits drawn from a built-in library of generalized life-</w:t>
      </w:r>
      <w:r w:rsidR="00A6357A" w:rsidRPr="00A6357A">
        <w:rPr>
          <w:color w:val="000000"/>
          <w:lang w:eastAsia="zh-CN"/>
        </w:rPr>
        <w:lastRenderedPageBreak/>
        <w:t>history types (e.g., short-, medium-, and long-lived species)</w:t>
      </w:r>
      <w:r w:rsidR="005A78B7">
        <w:rPr>
          <w:color w:val="000000"/>
          <w:lang w:eastAsia="zh-CN"/>
        </w:rPr>
        <w:t xml:space="preserve"> (</w:t>
      </w:r>
      <w:hyperlink r:id="rId51" w:history="1">
        <w:r w:rsidR="005A78B7" w:rsidRPr="00E221A3">
          <w:rPr>
            <w:rStyle w:val="Hyperlink"/>
          </w:rPr>
          <w:t>Wiedenmann et al., 2017</w:t>
        </w:r>
      </w:hyperlink>
      <w:r w:rsidR="005A78B7">
        <w:t>)</w:t>
      </w:r>
      <w:r w:rsidR="00A6357A" w:rsidRPr="00A6357A">
        <w:rPr>
          <w:color w:val="000000"/>
          <w:lang w:eastAsia="zh-CN"/>
        </w:rPr>
        <w:t>.</w:t>
      </w:r>
      <w:r w:rsidR="00A6357A">
        <w:rPr>
          <w:rFonts w:hint="eastAsia"/>
          <w:color w:val="000000"/>
          <w:lang w:eastAsia="zh-CN"/>
        </w:rPr>
        <w:t xml:space="preserve"> </w:t>
      </w:r>
      <w:r w:rsidR="00111C68" w:rsidRPr="00111C68">
        <w:rPr>
          <w:color w:val="000000"/>
          <w:lang w:eastAsia="zh-CN"/>
        </w:rPr>
        <w:t xml:space="preserve">Spatial structure can be incorporated throughout the MSE framework, including </w:t>
      </w:r>
      <w:r w:rsidR="00D2307D">
        <w:rPr>
          <w:color w:val="000000"/>
          <w:lang w:eastAsia="zh-CN"/>
        </w:rPr>
        <w:t xml:space="preserve">within </w:t>
      </w:r>
      <w:r w:rsidR="00111C68" w:rsidRPr="00111C68">
        <w:rPr>
          <w:color w:val="000000"/>
          <w:lang w:eastAsia="zh-CN"/>
        </w:rPr>
        <w:t xml:space="preserve">population dynamics (e.g., </w:t>
      </w:r>
      <w:r w:rsidR="00DA38DF" w:rsidRPr="00DA38DF">
        <w:rPr>
          <w:color w:val="000000"/>
          <w:lang w:eastAsia="zh-CN"/>
        </w:rPr>
        <w:t>demography, movement, and population structure</w:t>
      </w:r>
      <w:r w:rsidR="00111C68" w:rsidRPr="00111C68">
        <w:rPr>
          <w:color w:val="000000"/>
          <w:lang w:eastAsia="zh-CN"/>
        </w:rPr>
        <w:t xml:space="preserve">), fleet dynamics (e.g., spatial </w:t>
      </w:r>
      <w:r w:rsidR="002C1597">
        <w:rPr>
          <w:rFonts w:hint="eastAsia"/>
          <w:color w:val="000000"/>
          <w:lang w:eastAsia="zh-CN"/>
        </w:rPr>
        <w:t xml:space="preserve">fleet </w:t>
      </w:r>
      <w:r w:rsidR="00111C68" w:rsidRPr="00111C68">
        <w:rPr>
          <w:color w:val="000000"/>
          <w:lang w:eastAsia="zh-CN"/>
        </w:rPr>
        <w:t>behavior and fishing pressure), data generation and collection</w:t>
      </w:r>
      <w:r w:rsidR="00991DF5">
        <w:rPr>
          <w:color w:val="000000"/>
          <w:lang w:eastAsia="zh-CN"/>
        </w:rPr>
        <w:t xml:space="preserve"> (</w:t>
      </w:r>
      <w:r w:rsidR="00B42DC2">
        <w:rPr>
          <w:color w:val="000000"/>
          <w:lang w:eastAsia="zh-CN"/>
        </w:rPr>
        <w:t xml:space="preserve">e.g., </w:t>
      </w:r>
      <w:r w:rsidR="00991DF5">
        <w:rPr>
          <w:color w:val="000000"/>
          <w:lang w:eastAsia="zh-CN"/>
        </w:rPr>
        <w:t>spatially explicit data</w:t>
      </w:r>
      <w:r w:rsidR="003811BF">
        <w:rPr>
          <w:color w:val="000000"/>
          <w:lang w:eastAsia="zh-CN"/>
        </w:rPr>
        <w:t xml:space="preserve"> streams</w:t>
      </w:r>
      <w:r w:rsidR="00991DF5">
        <w:rPr>
          <w:color w:val="000000"/>
          <w:lang w:eastAsia="zh-CN"/>
        </w:rPr>
        <w:t>)</w:t>
      </w:r>
      <w:r w:rsidR="00111C68" w:rsidRPr="00111C68">
        <w:rPr>
          <w:color w:val="000000"/>
          <w:lang w:eastAsia="zh-CN"/>
        </w:rPr>
        <w:t>, assessment model configuration</w:t>
      </w:r>
      <w:r w:rsidR="00D67941">
        <w:rPr>
          <w:color w:val="000000"/>
          <w:lang w:eastAsia="zh-CN"/>
        </w:rPr>
        <w:t xml:space="preserve"> (e.g., panmictic, spatially implicit, spatially explicit)</w:t>
      </w:r>
      <w:r w:rsidR="00111C68" w:rsidRPr="00111C68">
        <w:rPr>
          <w:color w:val="000000"/>
          <w:lang w:eastAsia="zh-CN"/>
        </w:rPr>
        <w:t>, biological reference point estimation</w:t>
      </w:r>
      <w:r w:rsidR="00D417D6">
        <w:rPr>
          <w:color w:val="000000"/>
          <w:lang w:eastAsia="zh-CN"/>
        </w:rPr>
        <w:t xml:space="preserve"> (e.g., </w:t>
      </w:r>
      <w:r w:rsidR="003D4C23">
        <w:rPr>
          <w:color w:val="000000"/>
          <w:lang w:eastAsia="zh-CN"/>
        </w:rPr>
        <w:t>accounting for movement, population structure</w:t>
      </w:r>
      <w:r w:rsidR="00D6115C">
        <w:rPr>
          <w:color w:val="000000"/>
          <w:lang w:eastAsia="zh-CN"/>
        </w:rPr>
        <w:t>,</w:t>
      </w:r>
      <w:r w:rsidR="003D4C23">
        <w:rPr>
          <w:color w:val="000000"/>
          <w:lang w:eastAsia="zh-CN"/>
        </w:rPr>
        <w:t xml:space="preserve"> and regional dynamics</w:t>
      </w:r>
      <w:r w:rsidR="00D417D6">
        <w:rPr>
          <w:color w:val="000000"/>
          <w:lang w:eastAsia="zh-CN"/>
        </w:rPr>
        <w:t>)</w:t>
      </w:r>
      <w:r w:rsidR="00111C68" w:rsidRPr="00111C68">
        <w:rPr>
          <w:color w:val="000000"/>
          <w:lang w:eastAsia="zh-CN"/>
        </w:rPr>
        <w:t xml:space="preserve">, and </w:t>
      </w:r>
      <w:r w:rsidR="00D2307D">
        <w:rPr>
          <w:color w:val="000000"/>
          <w:lang w:eastAsia="zh-CN"/>
        </w:rPr>
        <w:t xml:space="preserve">other </w:t>
      </w:r>
      <w:r w:rsidR="00D6115C">
        <w:rPr>
          <w:color w:val="000000"/>
          <w:lang w:eastAsia="zh-CN"/>
        </w:rPr>
        <w:t xml:space="preserve">aspects of the </w:t>
      </w:r>
      <w:r w:rsidR="00111C68" w:rsidRPr="00111C68">
        <w:rPr>
          <w:color w:val="000000"/>
          <w:lang w:eastAsia="zh-CN"/>
        </w:rPr>
        <w:t xml:space="preserve">management procedure </w:t>
      </w:r>
      <w:r w:rsidR="00CC46A2">
        <w:rPr>
          <w:color w:val="000000"/>
          <w:lang w:eastAsia="zh-CN"/>
        </w:rPr>
        <w:t>[</w:t>
      </w:r>
      <w:r w:rsidR="00B50589">
        <w:rPr>
          <w:color w:val="000000"/>
          <w:lang w:eastAsia="zh-CN"/>
        </w:rPr>
        <w:t>e.g.,</w:t>
      </w:r>
      <w:r w:rsidR="00111C68" w:rsidRPr="00111C68">
        <w:rPr>
          <w:color w:val="000000"/>
          <w:lang w:eastAsia="zh-CN"/>
        </w:rPr>
        <w:t xml:space="preserve"> </w:t>
      </w:r>
      <w:r w:rsidR="00DB33C9">
        <w:rPr>
          <w:color w:val="000000"/>
        </w:rPr>
        <w:t>harvest control rules (</w:t>
      </w:r>
      <w:r w:rsidR="00D6115C">
        <w:rPr>
          <w:color w:val="000000"/>
          <w:lang w:eastAsia="zh-CN"/>
        </w:rPr>
        <w:t>HCR</w:t>
      </w:r>
      <w:r w:rsidR="00A75DEA">
        <w:rPr>
          <w:color w:val="000000"/>
          <w:lang w:eastAsia="zh-CN"/>
        </w:rPr>
        <w:t>s</w:t>
      </w:r>
      <w:r w:rsidR="00DB33C9">
        <w:rPr>
          <w:color w:val="000000"/>
          <w:lang w:eastAsia="zh-CN"/>
        </w:rPr>
        <w:t>)</w:t>
      </w:r>
      <w:r w:rsidR="00111C68" w:rsidRPr="00111C68">
        <w:rPr>
          <w:color w:val="000000"/>
          <w:lang w:eastAsia="zh-CN"/>
        </w:rPr>
        <w:t>, catch apportionment</w:t>
      </w:r>
      <w:r w:rsidR="00D6115C">
        <w:rPr>
          <w:color w:val="000000"/>
          <w:lang w:eastAsia="zh-CN"/>
        </w:rPr>
        <w:t xml:space="preserve">; </w:t>
      </w:r>
      <w:r w:rsidR="00111C68" w:rsidRPr="00111C68">
        <w:rPr>
          <w:color w:val="000000"/>
          <w:lang w:eastAsia="zh-CN"/>
        </w:rPr>
        <w:t>Figure 1</w:t>
      </w:r>
      <w:r w:rsidR="00CC46A2">
        <w:rPr>
          <w:color w:val="000000"/>
          <w:lang w:eastAsia="zh-CN"/>
        </w:rPr>
        <w:t>]</w:t>
      </w:r>
      <w:r w:rsidR="00111C68" w:rsidRPr="00111C68">
        <w:rPr>
          <w:color w:val="000000"/>
          <w:lang w:eastAsia="zh-CN"/>
        </w:rPr>
        <w:t>.</w:t>
      </w:r>
    </w:p>
    <w:p w14:paraId="3830E1E1" w14:textId="512F102E" w:rsidR="00214D8A" w:rsidRDefault="00214D8A" w:rsidP="00111FFE">
      <w:pPr>
        <w:pStyle w:val="Heading2"/>
      </w:pPr>
      <w:r>
        <w:t>2.1 Model Development and Design Considerations</w:t>
      </w:r>
    </w:p>
    <w:p w14:paraId="48DA0F2F" w14:textId="531F439D" w:rsidR="003E5B55" w:rsidRDefault="00993F00" w:rsidP="00A10C52">
      <w:pPr>
        <w:pStyle w:val="NormalWeb"/>
        <w:jc w:val="both"/>
        <w:rPr>
          <w:color w:val="000000"/>
        </w:rPr>
      </w:pPr>
      <w:r w:rsidRPr="00F92A63">
        <w:rPr>
          <w:rStyle w:val="Strong"/>
          <w:b w:val="0"/>
          <w:bCs w:val="0"/>
          <w:color w:val="000000"/>
        </w:rPr>
        <w:t>The SPASAM-MSE framework</w:t>
      </w:r>
      <w:r>
        <w:rPr>
          <w:rStyle w:val="apple-converted-space"/>
          <w:color w:val="000000"/>
        </w:rPr>
        <w:t> </w:t>
      </w:r>
      <w:r>
        <w:rPr>
          <w:color w:val="000000"/>
        </w:rPr>
        <w:t xml:space="preserve">was developed with the primary goal of evaluating the implications of spatial structure on stock assessments and fisheries management outcomes. </w:t>
      </w:r>
      <w:r w:rsidR="00C84CA3">
        <w:rPr>
          <w:color w:val="000000"/>
        </w:rPr>
        <w:t xml:space="preserve">The </w:t>
      </w:r>
      <w:r>
        <w:rPr>
          <w:color w:val="000000"/>
        </w:rPr>
        <w:t>intent was to build an MSE tool that explicitly prioritized spatial realism in both population and fleet dynamics (</w:t>
      </w:r>
      <w:r w:rsidR="00C84CA3">
        <w:rPr>
          <w:color w:val="000000"/>
        </w:rPr>
        <w:t xml:space="preserve">where fleet is defined as a specific gear type in a specific region; </w:t>
      </w:r>
      <w:hyperlink r:id="rId52" w:history="1">
        <w:r w:rsidRPr="002011BE">
          <w:rPr>
            <w:rStyle w:val="Hyperlink"/>
          </w:rPr>
          <w:t>Bosley et al., 2019</w:t>
        </w:r>
      </w:hyperlink>
      <w:r>
        <w:rPr>
          <w:color w:val="000000"/>
        </w:rPr>
        <w:t xml:space="preserve">; </w:t>
      </w:r>
      <w:hyperlink r:id="rId53" w:history="1">
        <w:r w:rsidRPr="002011BE">
          <w:rPr>
            <w:rStyle w:val="Hyperlink"/>
          </w:rPr>
          <w:t>Berger et al., 202</w:t>
        </w:r>
        <w:r w:rsidR="002011BE" w:rsidRPr="002011BE">
          <w:rPr>
            <w:rStyle w:val="Hyperlink"/>
          </w:rPr>
          <w:t>1</w:t>
        </w:r>
      </w:hyperlink>
      <w:r>
        <w:rPr>
          <w:color w:val="000000"/>
        </w:rPr>
        <w:t xml:space="preserve">). Key spatial processes, such as spatial heterogeneity in demography, fishing pressure, and fleet behavior, as well as more complex population structures and movement dynamics, including metapopulations and natal homing, were central to the design. </w:t>
      </w:r>
    </w:p>
    <w:p w14:paraId="2760C526" w14:textId="04303A73" w:rsidR="00993F00" w:rsidRDefault="00F92A63" w:rsidP="00A10C52">
      <w:pPr>
        <w:pStyle w:val="NormalWeb"/>
        <w:jc w:val="both"/>
        <w:rPr>
          <w:color w:val="000000"/>
        </w:rPr>
      </w:pPr>
      <w:r>
        <w:rPr>
          <w:rStyle w:val="Strong"/>
          <w:b w:val="0"/>
          <w:bCs w:val="0"/>
          <w:color w:val="000000"/>
        </w:rPr>
        <w:t>Although</w:t>
      </w:r>
      <w:r w:rsidR="00993F00" w:rsidRPr="00993F00">
        <w:rPr>
          <w:rStyle w:val="Strong"/>
          <w:b w:val="0"/>
          <w:bCs w:val="0"/>
          <w:color w:val="000000"/>
        </w:rPr>
        <w:t xml:space="preserve"> SPASAM-MSE</w:t>
      </w:r>
      <w:r w:rsidR="00993F00" w:rsidRPr="00993F00">
        <w:rPr>
          <w:rStyle w:val="apple-converted-space"/>
          <w:color w:val="000000"/>
        </w:rPr>
        <w:t> </w:t>
      </w:r>
      <w:r w:rsidR="00993F00" w:rsidRPr="00993F00">
        <w:rPr>
          <w:color w:val="000000"/>
        </w:rPr>
        <w:t>incorporates</w:t>
      </w:r>
      <w:r w:rsidR="00993F00">
        <w:rPr>
          <w:color w:val="000000"/>
        </w:rPr>
        <w:t xml:space="preserve"> many key processes relevant to spatial fisheries management, it is not intended to serve as a universal MSE tool. For example, although the framework has a modular structure that allows users to implement custom </w:t>
      </w:r>
      <w:r w:rsidR="00EC3F2D">
        <w:rPr>
          <w:color w:val="000000"/>
        </w:rPr>
        <w:t>HCRs</w:t>
      </w:r>
      <w:r w:rsidR="00993F00">
        <w:rPr>
          <w:color w:val="000000"/>
        </w:rPr>
        <w:t xml:space="preserve">, it does not currently include the full range of HCR types available in other generalized MSE platforms. </w:t>
      </w:r>
      <w:r w:rsidR="00D2307D">
        <w:rPr>
          <w:color w:val="000000"/>
        </w:rPr>
        <w:t xml:space="preserve">The </w:t>
      </w:r>
      <w:proofErr w:type="gramStart"/>
      <w:r w:rsidR="00D2307D">
        <w:rPr>
          <w:color w:val="000000"/>
        </w:rPr>
        <w:t>tools</w:t>
      </w:r>
      <w:proofErr w:type="gramEnd"/>
      <w:r w:rsidR="00993F00">
        <w:rPr>
          <w:color w:val="000000"/>
        </w:rPr>
        <w:t xml:space="preserve"> primary strength lies in the ability to explore spatial complexity rather than to provide comprehensive coverage of all possible management scenarios. We view this specialization as a core strength for users focused on spatial questions, while maintaining the </w:t>
      </w:r>
      <w:r w:rsidR="003459DF">
        <w:rPr>
          <w:color w:val="000000"/>
        </w:rPr>
        <w:t xml:space="preserve">structure </w:t>
      </w:r>
      <w:r w:rsidR="00993F00">
        <w:rPr>
          <w:color w:val="000000"/>
        </w:rPr>
        <w:t>extensibility needed to support broader applications</w:t>
      </w:r>
      <w:r w:rsidR="0055635A">
        <w:rPr>
          <w:color w:val="000000"/>
        </w:rPr>
        <w:t xml:space="preserve"> (</w:t>
      </w:r>
      <w:r w:rsidR="00D048F2">
        <w:rPr>
          <w:color w:val="000000"/>
        </w:rPr>
        <w:t xml:space="preserve">e.g., </w:t>
      </w:r>
      <w:r w:rsidR="0055635A">
        <w:rPr>
          <w:color w:val="000000"/>
        </w:rPr>
        <w:t>simulation-estimation experiment</w:t>
      </w:r>
      <w:r w:rsidR="00D6115C">
        <w:rPr>
          <w:color w:val="000000"/>
        </w:rPr>
        <w:t>s</w:t>
      </w:r>
      <w:r w:rsidR="0055635A">
        <w:rPr>
          <w:color w:val="000000"/>
        </w:rPr>
        <w:t>)</w:t>
      </w:r>
      <w:r w:rsidR="00993F00">
        <w:rPr>
          <w:color w:val="000000"/>
        </w:rPr>
        <w:t>.</w:t>
      </w:r>
    </w:p>
    <w:p w14:paraId="0000002E" w14:textId="797C35C8" w:rsidR="00A907B3" w:rsidRDefault="00154326" w:rsidP="000D414E">
      <w:pPr>
        <w:pStyle w:val="Heading2"/>
      </w:pPr>
      <w:r>
        <w:t>2.</w:t>
      </w:r>
      <w:r w:rsidR="00214D8A">
        <w:t>2</w:t>
      </w:r>
      <w:r>
        <w:t xml:space="preserve"> MSE framework</w:t>
      </w:r>
    </w:p>
    <w:p w14:paraId="016F8932" w14:textId="700CB277" w:rsidR="00A050B4" w:rsidRDefault="00087FA0" w:rsidP="00626D2B">
      <w:pPr>
        <w:pStyle w:val="FootnoteText"/>
      </w:pPr>
      <w:r w:rsidRPr="00087FA0">
        <w:t>The SPASAM-MSE framework consists of an</w:t>
      </w:r>
      <w:r w:rsidR="00F565F1">
        <w:t xml:space="preserve"> </w:t>
      </w:r>
      <w:r w:rsidR="007802A0">
        <w:t xml:space="preserve">OM </w:t>
      </w:r>
      <w:r w:rsidRPr="00087FA0">
        <w:t>that simulates</w:t>
      </w:r>
      <w:r w:rsidR="00D6115C">
        <w:t xml:space="preserve"> the true</w:t>
      </w:r>
      <w:r w:rsidRPr="00087FA0">
        <w:t xml:space="preserve"> population and fishery dynamics</w:t>
      </w:r>
      <w:r w:rsidR="0066203E">
        <w:t xml:space="preserve"> </w:t>
      </w:r>
      <w:r w:rsidRPr="00087FA0">
        <w:t>along with ‘observed’ pseudo-</w:t>
      </w:r>
      <w:r w:rsidRPr="003C48D6">
        <w:t>data</w:t>
      </w:r>
      <w:r w:rsidRPr="00087FA0">
        <w:t xml:space="preserve">; an </w:t>
      </w:r>
      <w:r w:rsidR="00672D68">
        <w:t>EM</w:t>
      </w:r>
      <w:r w:rsidRPr="00087FA0">
        <w:t xml:space="preserve"> that estimates </w:t>
      </w:r>
      <w:r w:rsidR="00E6132C">
        <w:t xml:space="preserve">population parameters and </w:t>
      </w:r>
      <w:r w:rsidR="00863196">
        <w:t>population</w:t>
      </w:r>
      <w:r w:rsidRPr="00087FA0">
        <w:t xml:space="preserve"> status; a catch projection module that provides catch advice based on estimated status and the HCR; and a feedback loop that returns </w:t>
      </w:r>
      <w:r w:rsidR="00837ED2">
        <w:t xml:space="preserve">catch </w:t>
      </w:r>
      <w:r w:rsidR="00BF741D">
        <w:t xml:space="preserve">advice </w:t>
      </w:r>
      <w:r w:rsidRPr="00087FA0">
        <w:t>to the OM to simulate population and fishery dynamics in the following year</w:t>
      </w:r>
      <w:r w:rsidR="004515D7">
        <w:t>(s)</w:t>
      </w:r>
      <w:r w:rsidRPr="00087FA0">
        <w:t>.</w:t>
      </w:r>
      <w:r w:rsidR="00885F45">
        <w:t xml:space="preserve"> The MSE simulation period is split into two time </w:t>
      </w:r>
      <w:r w:rsidR="00F13828">
        <w:t>periods</w:t>
      </w:r>
      <w:r w:rsidR="00885F45">
        <w:t xml:space="preserve">, where the ‘historical’ period simulates the dynamics based on user-defined inputs to initialize the model up until the start of the </w:t>
      </w:r>
      <w:r w:rsidR="00F7301C">
        <w:t>‘</w:t>
      </w:r>
      <w:r w:rsidR="00885F45">
        <w:t>feedback</w:t>
      </w:r>
      <w:r w:rsidR="00F7301C">
        <w:t>’</w:t>
      </w:r>
      <w:r w:rsidR="00885F45">
        <w:t xml:space="preserve"> period at which time the full </w:t>
      </w:r>
      <w:proofErr w:type="gramStart"/>
      <w:r w:rsidR="00885F45">
        <w:t>MSE closed</w:t>
      </w:r>
      <w:proofErr w:type="gramEnd"/>
      <w:r w:rsidR="00885F45">
        <w:t xml:space="preserve"> loop management simulations begin</w:t>
      </w:r>
      <w:r w:rsidR="00452691">
        <w:t xml:space="preserve"> and the desired management procedure</w:t>
      </w:r>
      <w:r w:rsidR="00F13828">
        <w:t>s are</w:t>
      </w:r>
      <w:r w:rsidR="00681460">
        <w:t xml:space="preserve"> </w:t>
      </w:r>
      <w:r w:rsidR="00452691">
        <w:t>applied</w:t>
      </w:r>
      <w:r w:rsidR="000220DB">
        <w:t>.</w:t>
      </w:r>
      <w:r w:rsidRPr="00087FA0">
        <w:t xml:space="preserve"> </w:t>
      </w:r>
      <w:r w:rsidR="000220DB">
        <w:t>The package</w:t>
      </w:r>
      <w:r w:rsidR="00A35D43">
        <w:t xml:space="preserve"> </w:t>
      </w:r>
      <w:r w:rsidR="00A050B4" w:rsidRPr="00A050B4">
        <w:t xml:space="preserve">allows users to customize nearly all components of the </w:t>
      </w:r>
      <w:r w:rsidR="0037379D">
        <w:t xml:space="preserve">MSE </w:t>
      </w:r>
      <w:r w:rsidR="00A050B4" w:rsidRPr="00A050B4">
        <w:t xml:space="preserve">framework to evaluate alternative </w:t>
      </w:r>
      <w:r w:rsidR="00496B39" w:rsidRPr="00496B39">
        <w:t>management strategies</w:t>
      </w:r>
      <w:r w:rsidR="00CB4B5D">
        <w:t xml:space="preserve"> </w:t>
      </w:r>
      <w:r w:rsidR="00D3332E">
        <w:t>(Table 1)</w:t>
      </w:r>
      <w:r w:rsidR="00496B39">
        <w:t>.</w:t>
      </w:r>
    </w:p>
    <w:p w14:paraId="60EC1DCE" w14:textId="0CBD7D16" w:rsidR="00DC3064" w:rsidRDefault="00DC3064" w:rsidP="00DC3064">
      <w:pPr>
        <w:pStyle w:val="Heading3"/>
      </w:pPr>
      <w:r>
        <w:lastRenderedPageBreak/>
        <w:t>2.2.1 User Interface and R Package</w:t>
      </w:r>
    </w:p>
    <w:p w14:paraId="37196E66" w14:textId="3D0BF8DE" w:rsidR="00D72B47" w:rsidRDefault="009272CA" w:rsidP="00266243">
      <w:pPr>
        <w:pStyle w:val="Heading3"/>
        <w:jc w:val="both"/>
        <w:rPr>
          <w:rFonts w:eastAsia="Times New Roman" w:cs="Times New Roman"/>
          <w:i w:val="0"/>
          <w:color w:val="000000"/>
          <w:lang w:eastAsia="zh-CN"/>
        </w:rPr>
      </w:pPr>
      <w:r w:rsidRPr="009272CA">
        <w:rPr>
          <w:rFonts w:eastAsia="Times New Roman" w:cs="Times New Roman"/>
          <w:i w:val="0"/>
          <w:color w:val="000000"/>
          <w:lang w:eastAsia="zh-CN"/>
        </w:rPr>
        <w:t>SPASAM-MSE is implemented as an R package designed to support flexibility, transparency, user customization, and collaboration. Users interact with the framework primarily through a set of wrapper functions that define biological, fishery, and spatial dynamics. Several features are included to streamline model development and reduce technical barriers, including a</w:t>
      </w:r>
      <w:r w:rsidR="00A1582F">
        <w:rPr>
          <w:rFonts w:eastAsia="Times New Roman" w:cs="Times New Roman"/>
          <w:i w:val="0"/>
          <w:color w:val="000000"/>
          <w:lang w:eastAsia="zh-CN"/>
        </w:rPr>
        <w:t>n</w:t>
      </w:r>
      <w:r w:rsidRPr="009272CA">
        <w:rPr>
          <w:rFonts w:eastAsia="Times New Roman" w:cs="Times New Roman"/>
          <w:i w:val="0"/>
          <w:color w:val="000000"/>
          <w:lang w:eastAsia="zh-CN"/>
        </w:rPr>
        <w:t xml:space="preserve"> </w:t>
      </w:r>
      <w:r w:rsidR="00A1582F">
        <w:rPr>
          <w:rFonts w:eastAsia="Times New Roman" w:cs="Times New Roman"/>
          <w:i w:val="0"/>
          <w:color w:val="000000"/>
          <w:lang w:eastAsia="zh-CN"/>
        </w:rPr>
        <w:t xml:space="preserve">R </w:t>
      </w:r>
      <w:r w:rsidRPr="009272CA">
        <w:rPr>
          <w:rFonts w:eastAsia="Times New Roman" w:cs="Times New Roman"/>
          <w:i w:val="0"/>
          <w:color w:val="000000"/>
          <w:lang w:eastAsia="zh-CN"/>
        </w:rPr>
        <w:t>Shiny</w:t>
      </w:r>
      <w:r w:rsidR="009C7F8F">
        <w:rPr>
          <w:rFonts w:eastAsia="Times New Roman" w:cs="Times New Roman"/>
          <w:i w:val="0"/>
          <w:color w:val="000000"/>
          <w:lang w:eastAsia="zh-CN"/>
        </w:rPr>
        <w:t xml:space="preserve"> </w:t>
      </w:r>
      <w:r w:rsidRPr="009272CA">
        <w:rPr>
          <w:rFonts w:eastAsia="Times New Roman" w:cs="Times New Roman"/>
          <w:i w:val="0"/>
          <w:color w:val="000000"/>
          <w:lang w:eastAsia="zh-CN"/>
        </w:rPr>
        <w:t xml:space="preserve">application for configuring movement patterns, built-in libraries for generic life-history types, and utility functions for visualizing outputs and </w:t>
      </w:r>
      <w:r w:rsidR="00273C8F">
        <w:rPr>
          <w:rFonts w:eastAsia="Times New Roman" w:cs="Times New Roman"/>
          <w:i w:val="0"/>
          <w:color w:val="000000"/>
          <w:lang w:eastAsia="zh-CN"/>
        </w:rPr>
        <w:t xml:space="preserve">model </w:t>
      </w:r>
      <w:r w:rsidRPr="009272CA">
        <w:rPr>
          <w:rFonts w:eastAsia="Times New Roman" w:cs="Times New Roman"/>
          <w:i w:val="0"/>
          <w:color w:val="000000"/>
          <w:lang w:eastAsia="zh-CN"/>
        </w:rPr>
        <w:t xml:space="preserve">diagnostics. These tools help users build, run, and interpret complex spatial MSEs without needing to write custom code for every component. </w:t>
      </w:r>
      <w:r w:rsidR="00D72B47" w:rsidRPr="00D72B47">
        <w:rPr>
          <w:rFonts w:eastAsia="Times New Roman" w:cs="Times New Roman"/>
          <w:i w:val="0"/>
          <w:color w:val="000000"/>
          <w:lang w:eastAsia="zh-CN"/>
        </w:rPr>
        <w:t xml:space="preserve">In addition, the modular coding design allows users to easily modify or extend the package to </w:t>
      </w:r>
      <w:r w:rsidR="00EA569B">
        <w:rPr>
          <w:rFonts w:eastAsia="Times New Roman" w:cs="Times New Roman"/>
          <w:i w:val="0"/>
          <w:color w:val="000000"/>
          <w:lang w:eastAsia="zh-CN"/>
        </w:rPr>
        <w:t>meet</w:t>
      </w:r>
      <w:r w:rsidR="00D72B47" w:rsidRPr="00D72B47">
        <w:rPr>
          <w:rFonts w:eastAsia="Times New Roman" w:cs="Times New Roman"/>
          <w:i w:val="0"/>
          <w:color w:val="000000"/>
          <w:lang w:eastAsia="zh-CN"/>
        </w:rPr>
        <w:t xml:space="preserve"> their specific simulation needs.</w:t>
      </w:r>
    </w:p>
    <w:p w14:paraId="00000033" w14:textId="11F9CC25" w:rsidR="00A907B3" w:rsidRDefault="00DC3064" w:rsidP="00626D2B">
      <w:pPr>
        <w:pStyle w:val="Heading3"/>
      </w:pPr>
      <w:r>
        <w:t>2.2</w:t>
      </w:r>
      <w:r w:rsidR="00102330">
        <w:t>.</w:t>
      </w:r>
      <w:r>
        <w:t>2</w:t>
      </w:r>
      <w:r w:rsidR="00102330">
        <w:t xml:space="preserve"> </w:t>
      </w:r>
      <w:r w:rsidR="00B41AE5">
        <w:t xml:space="preserve">Overview of </w:t>
      </w:r>
      <w:r w:rsidR="00102330">
        <w:t>Modeling Framework</w:t>
      </w:r>
    </w:p>
    <w:p w14:paraId="50E933FF" w14:textId="7AE06FED" w:rsidR="00C8225A" w:rsidRDefault="002448E4" w:rsidP="002448E4">
      <w:pPr>
        <w:pStyle w:val="FootnoteText"/>
      </w:pPr>
      <w:r w:rsidRPr="002448E4">
        <w:rPr>
          <w:rStyle w:val="Strong"/>
          <w:b w:val="0"/>
          <w:bCs w:val="0"/>
          <w:color w:val="000000"/>
        </w:rPr>
        <w:t>SPASAM-MSE</w:t>
      </w:r>
      <w:r>
        <w:rPr>
          <w:rStyle w:val="apple-converted-space"/>
          <w:rFonts w:ascii="-webkit-standard" w:hAnsi="-webkit-standard"/>
          <w:color w:val="000000"/>
          <w:sz w:val="27"/>
          <w:szCs w:val="27"/>
        </w:rPr>
        <w:t> </w:t>
      </w:r>
      <w:r>
        <w:t xml:space="preserve">uses </w:t>
      </w:r>
      <w:r w:rsidR="00D6115C">
        <w:t xml:space="preserve">the </w:t>
      </w:r>
      <w:r>
        <w:t>WHAM (</w:t>
      </w:r>
      <w:r w:rsidR="00F13828">
        <w:t xml:space="preserve">Woods Hole Assessment Model; </w:t>
      </w:r>
      <w:hyperlink r:id="rId54" w:tgtFrame="_new" w:history="1">
        <w:r>
          <w:rPr>
            <w:rStyle w:val="Hyperlink"/>
          </w:rPr>
          <w:t>https://timjmiller.github.io/wham</w:t>
        </w:r>
      </w:hyperlink>
      <w:r>
        <w:t>), an age-structured state-space stock assessment platform, as the foundation for its modeling framework (</w:t>
      </w:r>
      <w:hyperlink r:id="rId55" w:history="1">
        <w:r w:rsidRPr="00727081">
          <w:rPr>
            <w:rStyle w:val="Hyperlink"/>
          </w:rPr>
          <w:t>Stock and Miller, 2021</w:t>
        </w:r>
      </w:hyperlink>
      <w:r>
        <w:t xml:space="preserve">; </w:t>
      </w:r>
      <w:hyperlink r:id="rId56" w:history="1">
        <w:r w:rsidRPr="00D92C53">
          <w:rPr>
            <w:rStyle w:val="Hyperlink"/>
          </w:rPr>
          <w:t>Miller et al.</w:t>
        </w:r>
        <w:r w:rsidR="00026D1E" w:rsidRPr="00D92C53">
          <w:rPr>
            <w:rStyle w:val="Hyperlink"/>
          </w:rPr>
          <w:t>, 2025</w:t>
        </w:r>
      </w:hyperlink>
      <w:r>
        <w:t xml:space="preserve">). </w:t>
      </w:r>
      <w:r w:rsidR="00D6115C">
        <w:t xml:space="preserve">The </w:t>
      </w:r>
      <w:r>
        <w:t xml:space="preserve">WHAM provides </w:t>
      </w:r>
      <w:proofErr w:type="gramStart"/>
      <w:r>
        <w:t>the flexibility</w:t>
      </w:r>
      <w:proofErr w:type="gramEnd"/>
      <w:r>
        <w:t xml:space="preserve">, extensibility, advanced state-space modeling features, and spatially explicit modeling capabilities needed to support SPASAM-MSE's objectives. </w:t>
      </w:r>
      <w:r w:rsidR="00F13828">
        <w:t>WHAM</w:t>
      </w:r>
      <w:r>
        <w:t xml:space="preserve"> is currently used in </w:t>
      </w:r>
      <w:r w:rsidR="001E0B08">
        <w:t>many</w:t>
      </w:r>
      <w:r w:rsidR="005F38BB">
        <w:t xml:space="preserve"> age-based</w:t>
      </w:r>
      <w:r>
        <w:t xml:space="preserve"> stock assessments in the U.S. Northeast region and offers a well-tested infrastructure for conducting assessments that can be adapted for spatial applications. </w:t>
      </w:r>
    </w:p>
    <w:p w14:paraId="172B6D10" w14:textId="4B8DF294" w:rsidR="002448E4" w:rsidRPr="00BC1793" w:rsidRDefault="00C8225A" w:rsidP="002448E4">
      <w:pPr>
        <w:pStyle w:val="FootnoteText"/>
      </w:pPr>
      <w:r>
        <w:t>The SPASAM-MSE framework builds upon the WHAM modeling framework, which already supports (1) spatial heterogeneity in demography and complex population structures; (2) integration of process error through random effects; (3) the ability to link environmental covariates to both biological and fishery processes; and (4) incorporation of multiple observation types with varying distributional assumptions.</w:t>
      </w:r>
      <w:r w:rsidR="00BC1793">
        <w:t xml:space="preserve"> </w:t>
      </w:r>
      <w:r w:rsidR="00AA0381">
        <w:t>Building on this foundation, SPASAM-MSE extends WHAM’s capabilities to support a broader range of applications, including complex spatial population structures (e.g., metapopulations) and diverse movement patterns such as ontogenetic movement</w:t>
      </w:r>
      <w:r w:rsidR="004E3D3B">
        <w:t xml:space="preserve"> (</w:t>
      </w:r>
      <w:r w:rsidR="00396A34">
        <w:t xml:space="preserve">see </w:t>
      </w:r>
      <w:hyperlink r:id="rId57" w:tgtFrame="_new" w:history="1">
        <w:r w:rsidR="00396A34">
          <w:rPr>
            <w:rStyle w:val="Hyperlink"/>
          </w:rPr>
          <w:t>https://github.com/lichengxue/wham</w:t>
        </w:r>
      </w:hyperlink>
      <w:r w:rsidR="00396A34">
        <w:t>)</w:t>
      </w:r>
      <w:r w:rsidR="00D57AF8">
        <w:t>.</w:t>
      </w:r>
    </w:p>
    <w:p w14:paraId="00000035" w14:textId="66C729E1" w:rsidR="00A907B3" w:rsidRPr="004056B7" w:rsidRDefault="00154326" w:rsidP="00C834A0">
      <w:pPr>
        <w:pStyle w:val="Heading3"/>
      </w:pPr>
      <w:r w:rsidRPr="004056B7">
        <w:t>2.</w:t>
      </w:r>
      <w:r w:rsidR="00626D2B">
        <w:t>2</w:t>
      </w:r>
      <w:r w:rsidRPr="004056B7">
        <w:t>.</w:t>
      </w:r>
      <w:r w:rsidR="00626D2B">
        <w:t>3</w:t>
      </w:r>
      <w:r w:rsidRPr="004056B7">
        <w:t xml:space="preserve"> Model Conditioning</w:t>
      </w:r>
    </w:p>
    <w:p w14:paraId="3F475118" w14:textId="2440AD12" w:rsidR="001318FE" w:rsidRDefault="005E7650" w:rsidP="003E2F9B">
      <w:pPr>
        <w:jc w:val="both"/>
        <w:rPr>
          <w:lang w:eastAsia="zh-CN"/>
        </w:rPr>
      </w:pPr>
      <w:r w:rsidRPr="005E7650">
        <w:t xml:space="preserve">The OM is conditioned using a series of user inputs organized into </w:t>
      </w:r>
      <w:r w:rsidR="00F13828">
        <w:t>five</w:t>
      </w:r>
      <w:r w:rsidR="00F13828" w:rsidRPr="005E7650">
        <w:t xml:space="preserve"> </w:t>
      </w:r>
      <w:r w:rsidRPr="005E7650">
        <w:t>main components: (1) fish bi</w:t>
      </w:r>
      <w:r w:rsidR="00C834A0">
        <w:t>ology, including recruitment</w:t>
      </w:r>
      <w:r w:rsidRPr="005E7650">
        <w:t xml:space="preserve">, weight-at-age, maturity-at-age, natural mortality, and movement; (2) fishery and survey characteristics, such as fishing mortality, </w:t>
      </w:r>
      <w:r w:rsidR="00905F68">
        <w:t>gear</w:t>
      </w:r>
      <w:r w:rsidRPr="005E7650">
        <w:t xml:space="preserve"> selectivity, and </w:t>
      </w:r>
      <w:r w:rsidR="006C49C6">
        <w:t xml:space="preserve">survey </w:t>
      </w:r>
      <w:r w:rsidRPr="005E7650">
        <w:t xml:space="preserve">catchability; (3) </w:t>
      </w:r>
      <w:r w:rsidR="00B66B85" w:rsidRPr="00B66B85">
        <w:t>observation model inputs, including the coefficient of variation and effective sample sizes for aggregate catch observations across fleets and surveys, and the likelihood distributions for age co</w:t>
      </w:r>
      <w:r w:rsidR="00B66B85">
        <w:t>mposition data</w:t>
      </w:r>
      <w:r w:rsidRPr="005E7650">
        <w:t xml:space="preserve">; (4) process error </w:t>
      </w:r>
      <w:r w:rsidR="00F34860">
        <w:t>associated with biological and fishery processes</w:t>
      </w:r>
      <w:r w:rsidR="003A3A3E">
        <w:t xml:space="preserve">; and (5) </w:t>
      </w:r>
      <w:r w:rsidR="00E931EA">
        <w:t xml:space="preserve">environmental covariates </w:t>
      </w:r>
      <w:r w:rsidR="0026034D">
        <w:t xml:space="preserve">and their effects on </w:t>
      </w:r>
      <w:r w:rsidR="009D1047">
        <w:t xml:space="preserve">underlying </w:t>
      </w:r>
      <w:r w:rsidRPr="005E7650">
        <w:t xml:space="preserve">processes. </w:t>
      </w:r>
      <w:r w:rsidR="00D6115C">
        <w:t>I</w:t>
      </w:r>
      <w:r w:rsidR="001318FE">
        <w:t>nputs</w:t>
      </w:r>
      <w:r w:rsidR="00D6115C">
        <w:t xml:space="preserve"> for OM conditioning</w:t>
      </w:r>
      <w:r w:rsidR="001318FE">
        <w:t xml:space="preserve"> can be derived from </w:t>
      </w:r>
      <w:r w:rsidR="00124DDD">
        <w:t>a</w:t>
      </w:r>
      <w:r w:rsidR="00D6115C">
        <w:rPr>
          <w:lang w:eastAsia="zh-CN"/>
        </w:rPr>
        <w:t xml:space="preserve"> stock assessment</w:t>
      </w:r>
      <w:r w:rsidR="00D6115C">
        <w:t xml:space="preserve"> </w:t>
      </w:r>
      <w:r w:rsidR="001318FE">
        <w:t>fit to real</w:t>
      </w:r>
      <w:r w:rsidR="00D6115C">
        <w:t>-world</w:t>
      </w:r>
      <w:r w:rsidR="001318FE">
        <w:t xml:space="preserve"> data</w:t>
      </w:r>
      <w:r w:rsidR="007244E4">
        <w:t xml:space="preserve"> </w:t>
      </w:r>
      <w:r w:rsidR="001318FE">
        <w:t xml:space="preserve">or specified </w:t>
      </w:r>
      <w:r w:rsidR="00D6115C">
        <w:t>based on</w:t>
      </w:r>
      <w:r w:rsidR="001318FE">
        <w:t xml:space="preserve"> user-defined</w:t>
      </w:r>
      <w:r w:rsidR="007244E4">
        <w:t xml:space="preserve"> values and expert judgement </w:t>
      </w:r>
      <w:r w:rsidR="001318FE">
        <w:t>(e.g., for generic or exploratory applications).</w:t>
      </w:r>
    </w:p>
    <w:p w14:paraId="00000039" w14:textId="37AB3CC6" w:rsidR="00A907B3" w:rsidRDefault="00154326" w:rsidP="00FB5B61">
      <w:pPr>
        <w:pStyle w:val="Heading2"/>
      </w:pPr>
      <w:r>
        <w:t>2.</w:t>
      </w:r>
      <w:r w:rsidR="009F4DA6">
        <w:t>3</w:t>
      </w:r>
      <w:r w:rsidR="0037709F">
        <w:t xml:space="preserve"> </w:t>
      </w:r>
      <w:r>
        <w:t>Operating Model (OM)</w:t>
      </w:r>
    </w:p>
    <w:p w14:paraId="35BCB034" w14:textId="078E3309" w:rsidR="00C75D51" w:rsidRPr="00C75D51" w:rsidRDefault="009F4DA6">
      <w:pPr>
        <w:pStyle w:val="Heading3"/>
        <w:rPr>
          <w:lang w:eastAsia="zh-CN"/>
        </w:rPr>
      </w:pPr>
      <w:r>
        <w:rPr>
          <w:lang w:eastAsia="zh-CN"/>
        </w:rPr>
        <w:t>2.3</w:t>
      </w:r>
      <w:r w:rsidR="005569DD">
        <w:rPr>
          <w:lang w:eastAsia="zh-CN"/>
        </w:rPr>
        <w:t xml:space="preserve">.1 </w:t>
      </w:r>
      <w:r w:rsidR="00CA5B6D">
        <w:rPr>
          <w:lang w:eastAsia="zh-CN"/>
        </w:rPr>
        <w:t>Age</w:t>
      </w:r>
      <w:r w:rsidR="005569DD">
        <w:rPr>
          <w:lang w:eastAsia="zh-CN"/>
        </w:rPr>
        <w:t xml:space="preserve"> and Temporal Structure</w:t>
      </w:r>
    </w:p>
    <w:p w14:paraId="712768E2" w14:textId="77777777" w:rsidR="00F64670" w:rsidRDefault="00F64670" w:rsidP="003E2F9B">
      <w:pPr>
        <w:pStyle w:val="FootnoteText"/>
      </w:pPr>
      <w:r>
        <w:t xml:space="preserve">SPASAM-MSE is fundamentally an age-structured model, though users may input length-based relationships (e.g., length–weight, length-at-age), which are internally converted into age-based </w:t>
      </w:r>
      <w:r>
        <w:lastRenderedPageBreak/>
        <w:t>quantities for use in the model. At present, SPASAM-MSE also does not support sex-specific functionality.</w:t>
      </w:r>
    </w:p>
    <w:p w14:paraId="709D710E" w14:textId="1D47239D" w:rsidR="00094689" w:rsidRPr="00094689" w:rsidRDefault="00CA5B6D" w:rsidP="003E2F9B">
      <w:pPr>
        <w:pStyle w:val="FootnoteText"/>
        <w:rPr>
          <w:lang w:eastAsia="zh-CN"/>
        </w:rPr>
      </w:pPr>
      <w:r w:rsidRPr="00CF40E2">
        <w:rPr>
          <w:lang w:eastAsia="zh-CN"/>
        </w:rPr>
        <w:t xml:space="preserve">SPASAM-MSE </w:t>
      </w:r>
      <w:r w:rsidR="00436AB2" w:rsidRPr="00436AB2">
        <w:rPr>
          <w:lang w:eastAsia="zh-CN"/>
        </w:rPr>
        <w:t xml:space="preserve">defines population dynamics using a flexible temporal structure, in which each year is divided into user-defined seasonal time steps. A </w:t>
      </w:r>
      <w:proofErr w:type="gramStart"/>
      <w:r w:rsidR="00436AB2" w:rsidRPr="00436AB2">
        <w:rPr>
          <w:lang w:eastAsia="zh-CN"/>
        </w:rPr>
        <w:t>single time</w:t>
      </w:r>
      <w:proofErr w:type="gramEnd"/>
      <w:r w:rsidR="00436AB2" w:rsidRPr="00436AB2">
        <w:rPr>
          <w:lang w:eastAsia="zh-CN"/>
        </w:rPr>
        <w:t xml:space="preserve"> step per year is also supported </w:t>
      </w:r>
      <w:proofErr w:type="gramStart"/>
      <w:r w:rsidR="00436AB2" w:rsidRPr="00436AB2">
        <w:rPr>
          <w:lang w:eastAsia="zh-CN"/>
        </w:rPr>
        <w:t>for</w:t>
      </w:r>
      <w:proofErr w:type="gramEnd"/>
      <w:r w:rsidR="00436AB2" w:rsidRPr="00436AB2">
        <w:rPr>
          <w:lang w:eastAsia="zh-CN"/>
        </w:rPr>
        <w:t xml:space="preserve"> models without seasonal dynamics. Both the number and duration of seasonal steps can be specified by the user, allowing the model to accommodate a range of biological or fishery time scales. Key demographic and fishery processes</w:t>
      </w:r>
      <w:r w:rsidR="00083B14">
        <w:rPr>
          <w:rFonts w:hint="eastAsia"/>
          <w:lang w:eastAsia="zh-CN"/>
        </w:rPr>
        <w:t xml:space="preserve">, </w:t>
      </w:r>
      <w:r w:rsidR="00436AB2" w:rsidRPr="00436AB2">
        <w:rPr>
          <w:lang w:eastAsia="zh-CN"/>
        </w:rPr>
        <w:t>such as natural mortality, movement, and fishing mortality</w:t>
      </w:r>
      <w:r w:rsidR="00B752D1">
        <w:rPr>
          <w:rFonts w:hint="eastAsia"/>
          <w:lang w:eastAsia="zh-CN"/>
        </w:rPr>
        <w:t xml:space="preserve">, </w:t>
      </w:r>
      <w:r w:rsidR="00436AB2" w:rsidRPr="00436AB2">
        <w:rPr>
          <w:lang w:eastAsia="zh-CN"/>
        </w:rPr>
        <w:t>are represented through probability transition matrices applied within each time block. These matrices are multiplied sequentially across all seasonal steps to produce the full annual transition matrix</w:t>
      </w:r>
      <w:r w:rsidR="004B713B">
        <w:rPr>
          <w:lang w:eastAsia="zh-CN"/>
        </w:rPr>
        <w:t xml:space="preserve"> </w:t>
      </w:r>
      <w:r w:rsidR="00234A36">
        <w:rPr>
          <w:lang w:eastAsia="zh-CN"/>
        </w:rPr>
        <w:t>(</w:t>
      </w:r>
      <w:hyperlink r:id="rId58" w:history="1">
        <w:r w:rsidR="00234A36" w:rsidRPr="00E7734F">
          <w:rPr>
            <w:rStyle w:val="Hyperlink"/>
          </w:rPr>
          <w:t>Miller et al., 2025</w:t>
        </w:r>
      </w:hyperlink>
      <w:r w:rsidR="00234A36" w:rsidRPr="006C5A42">
        <w:rPr>
          <w:rFonts w:eastAsia="Times New Roman"/>
          <w:color w:val="000000"/>
          <w:lang w:eastAsia="zh-CN"/>
        </w:rPr>
        <w:t>).</w:t>
      </w:r>
    </w:p>
    <w:p w14:paraId="0000003B" w14:textId="34D98B28" w:rsidR="00A907B3" w:rsidRDefault="00154326">
      <w:pPr>
        <w:pStyle w:val="Heading3"/>
        <w:rPr>
          <w:color w:val="000000"/>
        </w:rPr>
      </w:pPr>
      <w:r>
        <w:rPr>
          <w:color w:val="000000"/>
        </w:rPr>
        <w:t>2.</w:t>
      </w:r>
      <w:r w:rsidR="009F4DA6">
        <w:rPr>
          <w:color w:val="000000"/>
        </w:rPr>
        <w:t>3</w:t>
      </w:r>
      <w:r>
        <w:rPr>
          <w:color w:val="000000"/>
        </w:rPr>
        <w:t>.</w:t>
      </w:r>
      <w:r w:rsidR="0063358C">
        <w:rPr>
          <w:color w:val="000000"/>
        </w:rPr>
        <w:t xml:space="preserve">2 </w:t>
      </w:r>
      <w:r>
        <w:rPr>
          <w:color w:val="000000"/>
        </w:rPr>
        <w:t xml:space="preserve">Population and Spatial </w:t>
      </w:r>
      <w:bookmarkStart w:id="16" w:name="_heading=h.5mj2bxsg80rd" w:colFirst="0" w:colLast="0"/>
      <w:bookmarkEnd w:id="16"/>
      <w:r>
        <w:rPr>
          <w:color w:val="000000"/>
        </w:rPr>
        <w:t>Structure</w:t>
      </w:r>
    </w:p>
    <w:p w14:paraId="4BA1013B" w14:textId="79EDB5A7" w:rsidR="00577C21" w:rsidRPr="00577C21" w:rsidRDefault="009411A6" w:rsidP="00577C21">
      <w:pPr>
        <w:spacing w:before="100" w:beforeAutospacing="1" w:after="100" w:afterAutospacing="1" w:line="240" w:lineRule="auto"/>
        <w:jc w:val="both"/>
        <w:rPr>
          <w:rFonts w:eastAsia="Times New Roman"/>
          <w:color w:val="000000"/>
          <w:lang w:eastAsia="zh-CN"/>
        </w:rPr>
      </w:pPr>
      <w:r w:rsidRPr="009411A6">
        <w:rPr>
          <w:rFonts w:eastAsia="Times New Roman"/>
          <w:color w:val="000000"/>
          <w:lang w:eastAsia="zh-CN"/>
        </w:rPr>
        <w:t xml:space="preserve">Users must define the number of geographic regions to model (hereafter “regions”), along with the number of population components, which are interpreted differently depending on the assumed population structure. SPASAM-MSE supports a range of population configurations, including panmictic, spatial heterogeneity, natal homing, and metapopulation structures (Figure 2). In the panmictic configuration, a single population is assumed to be homogeneously distributed across a single region, with no spatial differentiation. In the spatial heterogeneity configuration, a single biological population spans multiple regions but remains reproductively and demographically </w:t>
      </w:r>
      <w:r w:rsidR="00F50A8D" w:rsidRPr="00F50A8D">
        <w:rPr>
          <w:rFonts w:eastAsia="Times New Roman"/>
          <w:color w:val="000000"/>
          <w:lang w:eastAsia="zh-CN"/>
        </w:rPr>
        <w:t>well-mixed</w:t>
      </w:r>
      <w:r w:rsidRPr="009411A6">
        <w:rPr>
          <w:rFonts w:eastAsia="Times New Roman"/>
          <w:color w:val="000000"/>
          <w:lang w:eastAsia="zh-CN"/>
        </w:rPr>
        <w:t xml:space="preserve">. </w:t>
      </w:r>
      <w:r w:rsidR="00CA5B6D">
        <w:rPr>
          <w:rFonts w:eastAsia="Times New Roman"/>
          <w:color w:val="000000"/>
          <w:lang w:eastAsia="zh-CN"/>
        </w:rPr>
        <w:t>However,</w:t>
      </w:r>
      <w:r w:rsidR="00CA5B6D" w:rsidRPr="009411A6">
        <w:rPr>
          <w:rFonts w:eastAsia="Times New Roman"/>
          <w:color w:val="000000"/>
          <w:lang w:eastAsia="zh-CN"/>
        </w:rPr>
        <w:t xml:space="preserve"> </w:t>
      </w:r>
      <w:r w:rsidR="00CA5B6D">
        <w:rPr>
          <w:rFonts w:eastAsia="Times New Roman"/>
          <w:color w:val="000000"/>
          <w:lang w:eastAsia="zh-CN"/>
        </w:rPr>
        <w:t>a spatially heterogeneous</w:t>
      </w:r>
      <w:r w:rsidRPr="009411A6">
        <w:rPr>
          <w:rFonts w:eastAsia="Times New Roman"/>
          <w:color w:val="000000"/>
          <w:lang w:eastAsia="zh-CN"/>
        </w:rPr>
        <w:t xml:space="preserve"> population may exhibit regional </w:t>
      </w:r>
      <w:r w:rsidR="00CA5B6D">
        <w:rPr>
          <w:rFonts w:eastAsia="Times New Roman"/>
          <w:color w:val="000000"/>
          <w:lang w:eastAsia="zh-CN"/>
        </w:rPr>
        <w:t xml:space="preserve">phenotypic </w:t>
      </w:r>
      <w:r w:rsidRPr="009411A6">
        <w:rPr>
          <w:rFonts w:eastAsia="Times New Roman"/>
          <w:color w:val="000000"/>
          <w:lang w:eastAsia="zh-CN"/>
        </w:rPr>
        <w:t>variation</w:t>
      </w:r>
      <w:r w:rsidR="00CA5B6D">
        <w:rPr>
          <w:rFonts w:eastAsia="Times New Roman"/>
          <w:color w:val="000000"/>
          <w:lang w:eastAsia="zh-CN"/>
        </w:rPr>
        <w:t xml:space="preserve"> </w:t>
      </w:r>
      <w:r w:rsidRPr="009411A6">
        <w:rPr>
          <w:rFonts w:eastAsia="Times New Roman"/>
          <w:color w:val="000000"/>
          <w:lang w:eastAsia="zh-CN"/>
        </w:rPr>
        <w:t xml:space="preserve">in biological traits, </w:t>
      </w:r>
      <w:r w:rsidR="00CA5B6D">
        <w:rPr>
          <w:rFonts w:eastAsia="Times New Roman"/>
          <w:color w:val="000000"/>
          <w:lang w:eastAsia="zh-CN"/>
        </w:rPr>
        <w:t>environmentally drive</w:t>
      </w:r>
      <w:r w:rsidR="004173CD">
        <w:rPr>
          <w:rFonts w:eastAsia="Times New Roman"/>
          <w:color w:val="000000"/>
          <w:lang w:eastAsia="zh-CN"/>
        </w:rPr>
        <w:t>n</w:t>
      </w:r>
      <w:r w:rsidR="00CA5B6D">
        <w:rPr>
          <w:rFonts w:eastAsia="Times New Roman"/>
          <w:color w:val="000000"/>
          <w:lang w:eastAsia="zh-CN"/>
        </w:rPr>
        <w:t xml:space="preserve"> differences in</w:t>
      </w:r>
      <w:r w:rsidR="00CA5B6D" w:rsidRPr="009411A6">
        <w:rPr>
          <w:rFonts w:eastAsia="Times New Roman"/>
          <w:color w:val="000000"/>
          <w:lang w:eastAsia="zh-CN"/>
        </w:rPr>
        <w:t xml:space="preserve"> recruitment</w:t>
      </w:r>
      <w:r w:rsidR="00CA5B6D">
        <w:rPr>
          <w:rFonts w:eastAsia="Times New Roman"/>
          <w:color w:val="000000"/>
          <w:lang w:eastAsia="zh-CN"/>
        </w:rPr>
        <w:t xml:space="preserve">, or </w:t>
      </w:r>
      <w:r w:rsidR="004173CD">
        <w:rPr>
          <w:rFonts w:eastAsia="Times New Roman"/>
          <w:color w:val="000000"/>
          <w:lang w:eastAsia="zh-CN"/>
        </w:rPr>
        <w:t xml:space="preserve">regional </w:t>
      </w:r>
      <w:r w:rsidRPr="009411A6">
        <w:rPr>
          <w:rFonts w:eastAsia="Times New Roman"/>
          <w:color w:val="000000"/>
          <w:lang w:eastAsia="zh-CN"/>
        </w:rPr>
        <w:t>fishing pressure. Regional recruitment in this case is apportioned from a global stock–recruit relationship.</w:t>
      </w:r>
      <w:r w:rsidR="00A8237D">
        <w:rPr>
          <w:rFonts w:eastAsia="Times New Roman"/>
          <w:color w:val="000000"/>
          <w:lang w:eastAsia="zh-CN"/>
        </w:rPr>
        <w:t xml:space="preserve"> </w:t>
      </w:r>
      <w:r w:rsidR="004173CD">
        <w:rPr>
          <w:rFonts w:eastAsia="Times New Roman"/>
          <w:color w:val="000000"/>
          <w:lang w:eastAsia="zh-CN"/>
        </w:rPr>
        <w:t>N</w:t>
      </w:r>
      <w:r w:rsidR="00577C21" w:rsidRPr="00577C21">
        <w:rPr>
          <w:rFonts w:eastAsia="Times New Roman"/>
          <w:color w:val="000000"/>
          <w:lang w:eastAsia="zh-CN"/>
        </w:rPr>
        <w:t>atal homing </w:t>
      </w:r>
      <w:r w:rsidR="004173CD">
        <w:rPr>
          <w:rFonts w:eastAsia="Times New Roman"/>
          <w:color w:val="000000"/>
          <w:lang w:eastAsia="zh-CN"/>
        </w:rPr>
        <w:t xml:space="preserve">population </w:t>
      </w:r>
      <w:r w:rsidR="00577C21" w:rsidRPr="00577C21">
        <w:rPr>
          <w:rFonts w:eastAsia="Times New Roman"/>
          <w:color w:val="000000"/>
          <w:lang w:eastAsia="zh-CN"/>
        </w:rPr>
        <w:t xml:space="preserve">structure allows for multiple population components, each assigned to a unique natal spawning region with </w:t>
      </w:r>
      <w:r w:rsidR="004173CD">
        <w:rPr>
          <w:rFonts w:eastAsia="Times New Roman"/>
          <w:color w:val="000000"/>
          <w:lang w:eastAsia="zh-CN"/>
        </w:rPr>
        <w:t>a</w:t>
      </w:r>
      <w:r w:rsidR="004173CD" w:rsidRPr="00577C21">
        <w:rPr>
          <w:rFonts w:eastAsia="Times New Roman"/>
          <w:color w:val="000000"/>
          <w:lang w:eastAsia="zh-CN"/>
        </w:rPr>
        <w:t xml:space="preserve"> </w:t>
      </w:r>
      <w:r w:rsidR="004173CD">
        <w:rPr>
          <w:rFonts w:eastAsia="Times New Roman"/>
          <w:color w:val="000000"/>
          <w:lang w:eastAsia="zh-CN"/>
        </w:rPr>
        <w:t>unique</w:t>
      </w:r>
      <w:r w:rsidR="004173CD" w:rsidRPr="00577C21">
        <w:rPr>
          <w:rFonts w:eastAsia="Times New Roman"/>
          <w:color w:val="000000"/>
          <w:lang w:eastAsia="zh-CN"/>
        </w:rPr>
        <w:t xml:space="preserve"> </w:t>
      </w:r>
      <w:r w:rsidR="00577C21" w:rsidRPr="00577C21">
        <w:rPr>
          <w:rFonts w:eastAsia="Times New Roman"/>
          <w:color w:val="000000"/>
          <w:lang w:eastAsia="zh-CN"/>
        </w:rPr>
        <w:t>stock–recruit relationship. Mature individuals return to their natal region to spawn each year, although limited reproductive straying can be modeled. During non-spawning periods, populations may overlap spatially.</w:t>
      </w:r>
      <w:r w:rsidR="00C330AF">
        <w:rPr>
          <w:rFonts w:eastAsia="Times New Roman" w:hint="eastAsia"/>
          <w:color w:val="000000"/>
          <w:lang w:eastAsia="zh-CN"/>
        </w:rPr>
        <w:t xml:space="preserve"> </w:t>
      </w:r>
      <w:r w:rsidR="00577C21" w:rsidRPr="00577C21">
        <w:rPr>
          <w:rFonts w:eastAsia="Times New Roman"/>
          <w:color w:val="000000"/>
          <w:lang w:eastAsia="zh-CN"/>
        </w:rPr>
        <w:t xml:space="preserve">The metapopulation structure assumes that each region contains a sub-population with its own local stock–recruit relationship and that extensive reproductive mixing occurs across regions. Individuals adopt the biological and spawning characteristics of the sub-population in the region they </w:t>
      </w:r>
      <w:r w:rsidR="004173CD">
        <w:rPr>
          <w:rFonts w:eastAsia="Times New Roman"/>
          <w:color w:val="000000"/>
          <w:lang w:eastAsia="zh-CN"/>
        </w:rPr>
        <w:t xml:space="preserve">currently </w:t>
      </w:r>
      <w:r w:rsidR="00577C21" w:rsidRPr="00577C21">
        <w:rPr>
          <w:rFonts w:eastAsia="Times New Roman"/>
          <w:color w:val="000000"/>
          <w:lang w:eastAsia="zh-CN"/>
        </w:rPr>
        <w:t xml:space="preserve">occupy. </w:t>
      </w:r>
      <w:r w:rsidR="004173CD">
        <w:rPr>
          <w:rFonts w:eastAsia="Times New Roman"/>
          <w:color w:val="000000"/>
          <w:lang w:eastAsia="zh-CN"/>
        </w:rPr>
        <w:t>In a meta-population, region and</w:t>
      </w:r>
      <w:r w:rsidR="004173CD" w:rsidRPr="00577C21">
        <w:rPr>
          <w:rFonts w:eastAsia="Times New Roman"/>
          <w:color w:val="000000"/>
          <w:lang w:eastAsia="zh-CN"/>
        </w:rPr>
        <w:t xml:space="preserve"> </w:t>
      </w:r>
      <w:r w:rsidR="004173CD">
        <w:rPr>
          <w:rFonts w:eastAsia="Times New Roman"/>
          <w:color w:val="000000"/>
          <w:lang w:eastAsia="zh-CN"/>
        </w:rPr>
        <w:t>sub-</w:t>
      </w:r>
      <w:r w:rsidR="00577C21" w:rsidRPr="00577C21">
        <w:rPr>
          <w:rFonts w:eastAsia="Times New Roman"/>
          <w:color w:val="000000"/>
          <w:lang w:eastAsia="zh-CN"/>
        </w:rPr>
        <w:t xml:space="preserve">population </w:t>
      </w:r>
      <w:r w:rsidR="004173CD">
        <w:rPr>
          <w:rFonts w:eastAsia="Times New Roman"/>
          <w:color w:val="000000"/>
          <w:lang w:eastAsia="zh-CN"/>
        </w:rPr>
        <w:t>are synonymous, such that</w:t>
      </w:r>
      <w:r w:rsidR="004173CD" w:rsidRPr="00577C21">
        <w:rPr>
          <w:rFonts w:eastAsia="Times New Roman"/>
          <w:color w:val="000000"/>
          <w:lang w:eastAsia="zh-CN"/>
        </w:rPr>
        <w:t xml:space="preserve"> </w:t>
      </w:r>
      <w:r w:rsidR="004173CD">
        <w:rPr>
          <w:rFonts w:eastAsia="Times New Roman"/>
          <w:color w:val="000000"/>
          <w:lang w:eastAsia="zh-CN"/>
        </w:rPr>
        <w:t xml:space="preserve">all fish </w:t>
      </w:r>
      <w:proofErr w:type="gramStart"/>
      <w:r w:rsidR="004173CD">
        <w:rPr>
          <w:rFonts w:eastAsia="Times New Roman"/>
          <w:color w:val="000000"/>
          <w:lang w:eastAsia="zh-CN"/>
        </w:rPr>
        <w:t>in a given</w:t>
      </w:r>
      <w:proofErr w:type="gramEnd"/>
      <w:r w:rsidR="004173CD">
        <w:rPr>
          <w:rFonts w:eastAsia="Times New Roman"/>
          <w:color w:val="000000"/>
          <w:lang w:eastAsia="zh-CN"/>
        </w:rPr>
        <w:t xml:space="preserve"> region are</w:t>
      </w:r>
      <w:r w:rsidR="00577C21" w:rsidRPr="00577C21">
        <w:rPr>
          <w:rFonts w:eastAsia="Times New Roman"/>
          <w:color w:val="000000"/>
          <w:lang w:eastAsia="zh-CN"/>
        </w:rPr>
        <w:t xml:space="preserve"> assigned </w:t>
      </w:r>
      <w:r w:rsidR="004173CD">
        <w:rPr>
          <w:rFonts w:eastAsia="Times New Roman"/>
          <w:color w:val="000000"/>
          <w:lang w:eastAsia="zh-CN"/>
        </w:rPr>
        <w:t>to the associated</w:t>
      </w:r>
      <w:r w:rsidR="004173CD" w:rsidRPr="00577C21">
        <w:rPr>
          <w:rFonts w:eastAsia="Times New Roman"/>
          <w:color w:val="000000"/>
          <w:lang w:eastAsia="zh-CN"/>
        </w:rPr>
        <w:t xml:space="preserve"> </w:t>
      </w:r>
      <w:r w:rsidR="00577C21" w:rsidRPr="00577C21">
        <w:rPr>
          <w:rFonts w:eastAsia="Times New Roman"/>
          <w:color w:val="000000"/>
          <w:lang w:eastAsia="zh-CN"/>
        </w:rPr>
        <w:t xml:space="preserve">spawning </w:t>
      </w:r>
      <w:r w:rsidR="00AA61A7">
        <w:rPr>
          <w:rFonts w:eastAsia="Times New Roman"/>
          <w:color w:val="000000"/>
          <w:lang w:eastAsia="zh-CN"/>
        </w:rPr>
        <w:t>component</w:t>
      </w:r>
      <w:r w:rsidR="00577C21" w:rsidRPr="00577C21">
        <w:rPr>
          <w:rFonts w:eastAsia="Times New Roman"/>
          <w:color w:val="000000"/>
          <w:lang w:eastAsia="zh-CN"/>
        </w:rPr>
        <w:t>, and only one spawning population is permitted per region.</w:t>
      </w:r>
      <w:r w:rsidR="00193ACA">
        <w:rPr>
          <w:rFonts w:eastAsia="Times New Roman" w:hint="eastAsia"/>
          <w:color w:val="000000"/>
          <w:lang w:eastAsia="zh-CN"/>
        </w:rPr>
        <w:t xml:space="preserve"> </w:t>
      </w:r>
      <w:r w:rsidR="009216DF">
        <w:rPr>
          <w:rFonts w:eastAsia="Times New Roman"/>
          <w:color w:val="000000"/>
          <w:lang w:eastAsia="zh-CN"/>
        </w:rPr>
        <w:t xml:space="preserve">In addition, </w:t>
      </w:r>
      <w:r w:rsidR="004173CD">
        <w:rPr>
          <w:rFonts w:eastAsia="Times New Roman"/>
          <w:color w:val="000000"/>
          <w:lang w:eastAsia="zh-CN"/>
        </w:rPr>
        <w:t>u</w:t>
      </w:r>
      <w:r w:rsidR="003009E6" w:rsidRPr="003009E6">
        <w:rPr>
          <w:rFonts w:eastAsia="Times New Roman"/>
          <w:color w:val="000000"/>
          <w:lang w:eastAsia="zh-CN"/>
        </w:rPr>
        <w:t xml:space="preserve">sers may set recruitment in any region to zero, effectively designating it as a sink supported solely by immigration from source regions. </w:t>
      </w:r>
    </w:p>
    <w:p w14:paraId="0000003D" w14:textId="67BC6BD2" w:rsidR="00A907B3" w:rsidRDefault="00154326" w:rsidP="00B6423A">
      <w:pPr>
        <w:pStyle w:val="Heading3"/>
      </w:pPr>
      <w:r>
        <w:t>2.</w:t>
      </w:r>
      <w:r w:rsidR="002020A9">
        <w:rPr>
          <w:rFonts w:hint="eastAsia"/>
          <w:lang w:eastAsia="zh-CN"/>
        </w:rPr>
        <w:t>3</w:t>
      </w:r>
      <w:r>
        <w:t>.</w:t>
      </w:r>
      <w:r w:rsidR="002020A9">
        <w:rPr>
          <w:rFonts w:hint="eastAsia"/>
          <w:lang w:eastAsia="zh-CN"/>
        </w:rPr>
        <w:t>3</w:t>
      </w:r>
      <w:r w:rsidR="007F3F98">
        <w:t xml:space="preserve"> </w:t>
      </w:r>
      <w:r>
        <w:t>Demographics</w:t>
      </w:r>
    </w:p>
    <w:p w14:paraId="5499CEB7" w14:textId="3DEF5807" w:rsidR="00D3433B" w:rsidRDefault="00D3433B" w:rsidP="00D3433B">
      <w:pPr>
        <w:pStyle w:val="FootnoteText"/>
        <w:rPr>
          <w:lang w:eastAsia="zh-CN"/>
        </w:rPr>
      </w:pPr>
      <w:r>
        <w:t xml:space="preserve">The package accommodates a range of life-history traits by allowing users to specify either generic or custom biological parameters. Users can select from pre-specified short-, medium-, or long-lived life-history profiles available in the built-in library, which includes parameter sets for length-at-age (via von </w:t>
      </w:r>
      <w:proofErr w:type="spellStart"/>
      <w:r>
        <w:t>Bertalanffy</w:t>
      </w:r>
      <w:proofErr w:type="spellEnd"/>
      <w:r>
        <w:t xml:space="preserve"> growth functions), length–weight, and maturity-at-age relationships. These are automatically generated based on the selected life-history profile and the user-defined maximum age or</w:t>
      </w:r>
      <w:r>
        <w:rPr>
          <w:rStyle w:val="apple-converted-space"/>
          <w:rFonts w:ascii="-webkit-standard" w:hAnsi="-webkit-standard"/>
          <w:color w:val="000000"/>
          <w:sz w:val="27"/>
          <w:szCs w:val="27"/>
        </w:rPr>
        <w:t> </w:t>
      </w:r>
      <w:r w:rsidRPr="00D3433B">
        <w:rPr>
          <w:rStyle w:val="Strong"/>
          <w:b w:val="0"/>
          <w:bCs w:val="0"/>
          <w:color w:val="000000"/>
        </w:rPr>
        <w:t>plus group</w:t>
      </w:r>
      <w:r>
        <w:rPr>
          <w:rStyle w:val="apple-converted-space"/>
          <w:rFonts w:ascii="-webkit-standard" w:hAnsi="-webkit-standard"/>
          <w:color w:val="000000"/>
          <w:sz w:val="27"/>
          <w:szCs w:val="27"/>
        </w:rPr>
        <w:t> </w:t>
      </w:r>
      <w:r>
        <w:t>(</w:t>
      </w:r>
      <w:hyperlink r:id="rId59" w:history="1">
        <w:r w:rsidRPr="00E221A3">
          <w:rPr>
            <w:rStyle w:val="Hyperlink"/>
          </w:rPr>
          <w:t>Wiedenmann et al., 2017</w:t>
        </w:r>
      </w:hyperlink>
      <w:r>
        <w:t xml:space="preserve">). </w:t>
      </w:r>
      <w:r w:rsidR="00621473" w:rsidRPr="00621473">
        <w:t xml:space="preserve">Alternatively, users may directly provide annual values for biological parameters such as weight-at-age, maturity-at-age, and natural mortality. Weight-at-age can be specified as time-varying to reflect interannual variability in growth and can differ across fleets, surveys, regions, and populations. Other biological parameters </w:t>
      </w:r>
      <w:r w:rsidR="00621473" w:rsidRPr="00621473">
        <w:lastRenderedPageBreak/>
        <w:t>can also vary to represent spatial heterogeneity</w:t>
      </w:r>
      <w:r w:rsidR="004A3D79">
        <w:t>. F</w:t>
      </w:r>
      <w:r w:rsidR="00621473" w:rsidRPr="00621473">
        <w:t xml:space="preserve">or example, maturity-at-age can vary by population, natural mortality by population and region, and the stock–recruit relationship by population. </w:t>
      </w:r>
    </w:p>
    <w:p w14:paraId="10ADB5FE" w14:textId="204EF35A" w:rsidR="00953BFE" w:rsidRDefault="00953BFE" w:rsidP="00953BFE">
      <w:pPr>
        <w:pStyle w:val="Heading3"/>
      </w:pPr>
      <w:r>
        <w:t>2.2.</w:t>
      </w:r>
      <w:r w:rsidR="00F57CC3">
        <w:rPr>
          <w:rFonts w:hint="eastAsia"/>
          <w:lang w:eastAsia="zh-CN"/>
        </w:rPr>
        <w:t>4</w:t>
      </w:r>
      <w:r>
        <w:t xml:space="preserve"> Movement</w:t>
      </w:r>
      <w:r w:rsidR="008346B8">
        <w:t xml:space="preserve"> Dynamics</w:t>
      </w:r>
      <w:r>
        <w:t xml:space="preserve"> </w:t>
      </w:r>
    </w:p>
    <w:p w14:paraId="3B19A4DF" w14:textId="09424BEC" w:rsidR="00BD6DD7" w:rsidRDefault="00937828" w:rsidP="003E2F9B">
      <w:pPr>
        <w:pStyle w:val="NormalWeb"/>
        <w:jc w:val="both"/>
      </w:pPr>
      <w:r>
        <w:t xml:space="preserve">SPASAM-MSE adopts WHAM’s movement modeling approach, which allows movement to be modeled either simultaneously with survival or sequentially after survival within each time interval. </w:t>
      </w:r>
      <w:r w:rsidR="00186DC8">
        <w:t xml:space="preserve">In WHAM, movement is represented by mean rates that may differ across populations, regions, age classes, and seasons, with additional variability introduced through random effects </w:t>
      </w:r>
      <w:r w:rsidR="004670A8" w:rsidRPr="004670A8">
        <w:rPr>
          <w:rFonts w:eastAsia="Times New Roman"/>
          <w:color w:val="000000"/>
        </w:rPr>
        <w:t>(</w:t>
      </w:r>
      <w:hyperlink r:id="rId60" w:history="1">
        <w:r w:rsidR="004670A8" w:rsidRPr="00EB6069">
          <w:rPr>
            <w:rStyle w:val="Hyperlink"/>
            <w:rFonts w:eastAsia="Times New Roman"/>
          </w:rPr>
          <w:t xml:space="preserve">Miller et al., </w:t>
        </w:r>
        <w:r w:rsidR="00BC5E3F" w:rsidRPr="00EB6069">
          <w:rPr>
            <w:rStyle w:val="Hyperlink"/>
            <w:rFonts w:eastAsia="Times New Roman"/>
          </w:rPr>
          <w:t>2025</w:t>
        </w:r>
      </w:hyperlink>
      <w:r w:rsidR="004670A8" w:rsidRPr="004670A8">
        <w:rPr>
          <w:rFonts w:eastAsia="Times New Roman"/>
          <w:color w:val="000000"/>
        </w:rPr>
        <w:t>).</w:t>
      </w:r>
      <w:r w:rsidR="004173CD">
        <w:rPr>
          <w:rFonts w:eastAsia="Times New Roman"/>
          <w:color w:val="000000"/>
        </w:rPr>
        <w:t xml:space="preserve"> </w:t>
      </w:r>
      <w:r w:rsidR="002704E7" w:rsidRPr="002704E7">
        <w:t xml:space="preserve">Building on this foundation, SPASAM-MSE </w:t>
      </w:r>
      <w:r w:rsidR="0033760C">
        <w:rPr>
          <w:rFonts w:hint="eastAsia"/>
        </w:rPr>
        <w:t>supports</w:t>
      </w:r>
      <w:r w:rsidR="002704E7" w:rsidRPr="002704E7">
        <w:t xml:space="preserve"> ontogenetic movement by allowing mean movement rates to vary across ages, thereby capturing more biologically realistic patterns observed in many marine species </w:t>
      </w:r>
      <w:r w:rsidR="002704E7" w:rsidRPr="005B64AE">
        <w:t>(</w:t>
      </w:r>
      <w:r w:rsidR="002704E7">
        <w:rPr>
          <w:rFonts w:hint="eastAsia"/>
        </w:rPr>
        <w:t xml:space="preserve">e.g., </w:t>
      </w:r>
      <w:hyperlink r:id="rId61" w:history="1">
        <w:r w:rsidR="002704E7" w:rsidRPr="005B64AE">
          <w:rPr>
            <w:rStyle w:val="Hyperlink"/>
          </w:rPr>
          <w:t>Liljestrand et al., 2019</w:t>
        </w:r>
      </w:hyperlink>
      <w:r w:rsidR="002704E7" w:rsidRPr="005B64AE">
        <w:t xml:space="preserve">; </w:t>
      </w:r>
      <w:hyperlink r:id="rId62" w:history="1">
        <w:r w:rsidR="002704E7" w:rsidRPr="005B64AE">
          <w:rPr>
            <w:rStyle w:val="Hyperlink"/>
          </w:rPr>
          <w:t>Jacobsen et al., 2022</w:t>
        </w:r>
      </w:hyperlink>
      <w:r w:rsidR="002704E7" w:rsidRPr="005B64AE">
        <w:t>)</w:t>
      </w:r>
      <w:r w:rsidR="002704E7">
        <w:rPr>
          <w:rFonts w:hint="eastAsia"/>
        </w:rPr>
        <w:t>.</w:t>
      </w:r>
      <w:r w:rsidR="002704E7" w:rsidRPr="00BD6DD7">
        <w:t xml:space="preserve"> </w:t>
      </w:r>
      <w:r w:rsidR="002704E7" w:rsidRPr="002704E7">
        <w:t>Ontogenetic movement can be modeled using flexible functional forms</w:t>
      </w:r>
      <w:r w:rsidR="00576B2F">
        <w:rPr>
          <w:rFonts w:hint="eastAsia"/>
        </w:rPr>
        <w:t xml:space="preserve">, </w:t>
      </w:r>
      <w:r w:rsidR="002704E7" w:rsidRPr="002704E7">
        <w:t>such as increasing or decreasing logistic curves, or dome-shaped double logistic functions</w:t>
      </w:r>
      <w:r w:rsidR="004D637C">
        <w:rPr>
          <w:rFonts w:hint="eastAsia"/>
        </w:rPr>
        <w:t xml:space="preserve">, </w:t>
      </w:r>
      <w:r w:rsidR="002704E7" w:rsidRPr="002704E7">
        <w:t>to reflect age-specific movement behaviors (</w:t>
      </w:r>
      <w:r w:rsidR="00421335">
        <w:rPr>
          <w:rFonts w:hint="eastAsia"/>
        </w:rPr>
        <w:t xml:space="preserve">e.g., </w:t>
      </w:r>
      <w:r w:rsidR="002704E7" w:rsidRPr="002704E7">
        <w:t xml:space="preserve">Figure </w:t>
      </w:r>
      <w:r w:rsidR="005C3269">
        <w:rPr>
          <w:rFonts w:hint="eastAsia"/>
        </w:rPr>
        <w:t>3b and 3d</w:t>
      </w:r>
      <w:r w:rsidR="002704E7" w:rsidRPr="002704E7">
        <w:t>). For instance, older individuals may exhibit greater movement due to expanded home ranges, while juveniles may disperse in search of nursery habitats. Users can also manually assign movement rates to specific age classes to reflect case-specific or application-specific scenarios.</w:t>
      </w:r>
      <w:r w:rsidR="004173CD">
        <w:t xml:space="preserve"> </w:t>
      </w:r>
      <w:r w:rsidR="003021C8" w:rsidRPr="003021C8">
        <w:t>Variability</w:t>
      </w:r>
      <w:r w:rsidR="003021C8">
        <w:rPr>
          <w:rFonts w:hint="eastAsia"/>
        </w:rPr>
        <w:t xml:space="preserve"> </w:t>
      </w:r>
      <w:r w:rsidR="003021C8" w:rsidRPr="003021C8">
        <w:t>in ontogenetic movement can also be incorporated via random effects (e.g., Figures 3a and 3c).</w:t>
      </w:r>
      <w:r w:rsidR="00BD6DD7" w:rsidRPr="00BD6DD7">
        <w:t xml:space="preserve"> Additionally, users may impose a directional trend by adding a constant annual increase to the mean movement rate, </w:t>
      </w:r>
      <w:r w:rsidR="006836EC">
        <w:rPr>
          <w:rFonts w:hint="eastAsia"/>
        </w:rPr>
        <w:t>allowing</w:t>
      </w:r>
      <w:r w:rsidR="00BD6DD7" w:rsidRPr="00BD6DD7">
        <w:t xml:space="preserve"> nonstationary movement dynamics (Figure 3</w:t>
      </w:r>
      <w:r w:rsidR="00CF14BB">
        <w:rPr>
          <w:rFonts w:hint="eastAsia"/>
        </w:rPr>
        <w:t>c</w:t>
      </w:r>
      <w:r w:rsidR="00BD6DD7" w:rsidRPr="00BD6DD7">
        <w:t xml:space="preserve">). </w:t>
      </w:r>
      <w:ins w:id="17" w:author="Chengxue Li" w:date="2026-01-19T14:52:00Z">
        <w:r w:rsidR="00B120B6" w:rsidRPr="00B120B6">
          <w:t>Nonstationary movement dynamics can also be implemented by linking movement rates to an environmental covariate with linear or nonlinear effects, allowing external forcing (e.g., climate indices) to drive long-term changes in movement behavior (see Section 2.2.</w:t>
        </w:r>
      </w:ins>
      <w:ins w:id="18" w:author="Chengxue Li" w:date="2026-01-19T14:52:00Z" w16du:dateUtc="2026-01-19T19:52:00Z">
        <w:r w:rsidR="00DF0650">
          <w:t>6</w:t>
        </w:r>
      </w:ins>
      <w:ins w:id="19" w:author="Chengxue Li" w:date="2026-01-19T14:52:00Z">
        <w:r w:rsidR="00B120B6" w:rsidRPr="00B120B6">
          <w:t xml:space="preserve"> for details). Together, </w:t>
        </w:r>
      </w:ins>
      <w:ins w:id="20" w:author="Chengxue Li" w:date="2026-01-19T14:52:00Z" w16du:dateUtc="2026-01-19T19:52:00Z">
        <w:r w:rsidR="003A503C">
          <w:t>t</w:t>
        </w:r>
      </w:ins>
      <w:del w:id="21" w:author="Chengxue Li" w:date="2026-01-19T14:52:00Z" w16du:dateUtc="2026-01-19T19:52:00Z">
        <w:r w:rsidR="00BD6DD7" w:rsidRPr="00BD6DD7" w:rsidDel="003A503C">
          <w:delText>T</w:delText>
        </w:r>
      </w:del>
      <w:proofErr w:type="gramStart"/>
      <w:r w:rsidR="00BD6DD7" w:rsidRPr="00BD6DD7">
        <w:t>his</w:t>
      </w:r>
      <w:proofErr w:type="gramEnd"/>
      <w:r w:rsidR="00BD6DD7" w:rsidRPr="00BD6DD7">
        <w:t xml:space="preserve"> feature allows SPASAM-MSE to simulate long-term directional changes in movement behavior, such as climate-driven poleward shifts in species distributions.</w:t>
      </w:r>
    </w:p>
    <w:p w14:paraId="2246A673" w14:textId="1BD9A2D5" w:rsidR="00F9530E" w:rsidRDefault="005E5DED" w:rsidP="00712049">
      <w:pPr>
        <w:spacing w:before="100" w:beforeAutospacing="1" w:after="100" w:afterAutospacing="1" w:line="240" w:lineRule="auto"/>
        <w:jc w:val="both"/>
        <w:rPr>
          <w:color w:val="000000"/>
          <w:lang w:eastAsia="zh-CN"/>
        </w:rPr>
      </w:pPr>
      <w:r w:rsidRPr="005E5DED">
        <w:rPr>
          <w:color w:val="000000"/>
        </w:rPr>
        <w:t>Configuring movement dynamics typically requires detailed input, often in the form of high-dimensional arrays.</w:t>
      </w:r>
      <w:r>
        <w:rPr>
          <w:rFonts w:hint="eastAsia"/>
          <w:color w:val="000000"/>
          <w:lang w:eastAsia="zh-CN"/>
        </w:rPr>
        <w:t xml:space="preserve"> </w:t>
      </w:r>
      <w:r w:rsidR="00E300E2" w:rsidRPr="005F1EFB">
        <w:rPr>
          <w:color w:val="000000"/>
        </w:rPr>
        <w:t>As spatial and temporal resolution increase</w:t>
      </w:r>
      <w:r w:rsidR="00E300E2">
        <w:rPr>
          <w:color w:val="000000"/>
        </w:rPr>
        <w:t>s</w:t>
      </w:r>
      <w:r w:rsidR="00E300E2" w:rsidRPr="005F1EFB">
        <w:rPr>
          <w:color w:val="000000"/>
        </w:rPr>
        <w:t xml:space="preserve"> and movement behavior becomes more complex, input preparation can become tedious and </w:t>
      </w:r>
      <w:proofErr w:type="gramStart"/>
      <w:r w:rsidR="00E300E2" w:rsidRPr="005F1EFB">
        <w:rPr>
          <w:color w:val="000000"/>
        </w:rPr>
        <w:t>error-prone</w:t>
      </w:r>
      <w:proofErr w:type="gramEnd"/>
      <w:r w:rsidR="00E300E2" w:rsidRPr="005F1EFB">
        <w:rPr>
          <w:color w:val="000000"/>
        </w:rPr>
        <w:t>. To simplify this process, an R Shiny application built into SPASAM-MSE was developed to assist users in setting up movement configurations</w:t>
      </w:r>
      <w:r w:rsidR="000705C8">
        <w:rPr>
          <w:rFonts w:hint="eastAsia"/>
          <w:color w:val="000000"/>
          <w:lang w:eastAsia="zh-CN"/>
        </w:rPr>
        <w:t xml:space="preserve"> </w:t>
      </w:r>
      <w:r w:rsidR="00E300E2" w:rsidRPr="005F1EFB">
        <w:rPr>
          <w:color w:val="000000"/>
        </w:rPr>
        <w:t xml:space="preserve">(Figure </w:t>
      </w:r>
      <w:r w:rsidR="00E300E2">
        <w:rPr>
          <w:color w:val="000000"/>
        </w:rPr>
        <w:t>4</w:t>
      </w:r>
      <w:r w:rsidR="00E300E2" w:rsidRPr="005F1EFB">
        <w:rPr>
          <w:color w:val="000000"/>
        </w:rPr>
        <w:t xml:space="preserve">). </w:t>
      </w:r>
      <w:r w:rsidR="00E300E2" w:rsidRPr="00B3000C">
        <w:rPr>
          <w:color w:val="000000"/>
        </w:rPr>
        <w:t>The app provides a user-friendly, interactive interface aligned with the current built-in movement options, streamlining setup and reducing input errors.</w:t>
      </w:r>
      <w:r w:rsidR="003A4F10">
        <w:rPr>
          <w:color w:val="000000"/>
        </w:rPr>
        <w:t xml:space="preserve"> </w:t>
      </w:r>
      <w:r w:rsidR="00375E49">
        <w:rPr>
          <w:color w:val="000000"/>
        </w:rPr>
        <w:t>The</w:t>
      </w:r>
      <w:r w:rsidR="003A4F10">
        <w:rPr>
          <w:color w:val="000000"/>
        </w:rPr>
        <w:t xml:space="preserve"> built-in R function provides several preset movement patterns with user-defined movement rates</w:t>
      </w:r>
      <w:r w:rsidR="005F6681">
        <w:rPr>
          <w:color w:val="000000"/>
        </w:rPr>
        <w:t>,</w:t>
      </w:r>
      <w:r w:rsidR="00983D33">
        <w:rPr>
          <w:color w:val="000000"/>
        </w:rPr>
        <w:t xml:space="preserve"> which</w:t>
      </w:r>
      <w:r w:rsidR="003A4F10">
        <w:rPr>
          <w:color w:val="000000"/>
        </w:rPr>
        <w:t xml:space="preserve"> can also</w:t>
      </w:r>
      <w:r w:rsidR="001731DA">
        <w:rPr>
          <w:color w:val="000000"/>
        </w:rPr>
        <w:t xml:space="preserve"> be</w:t>
      </w:r>
      <w:r w:rsidR="003A4F10">
        <w:rPr>
          <w:color w:val="000000"/>
        </w:rPr>
        <w:t xml:space="preserve"> used to generate movement configurations</w:t>
      </w:r>
      <w:r w:rsidR="00552A55">
        <w:rPr>
          <w:color w:val="000000"/>
        </w:rPr>
        <w:t xml:space="preserve"> for simulation studies</w:t>
      </w:r>
      <w:r w:rsidR="003A4F10">
        <w:rPr>
          <w:color w:val="000000"/>
        </w:rPr>
        <w:t xml:space="preserve">. </w:t>
      </w:r>
    </w:p>
    <w:p w14:paraId="0B14EFB5" w14:textId="62D3E9E3" w:rsidR="00B23503" w:rsidRDefault="00B23503" w:rsidP="00B23503">
      <w:pPr>
        <w:pStyle w:val="Heading3"/>
      </w:pPr>
      <w:r>
        <w:t>2.2.</w:t>
      </w:r>
      <w:r w:rsidR="00046F6D">
        <w:rPr>
          <w:rFonts w:hint="eastAsia"/>
          <w:lang w:eastAsia="zh-CN"/>
        </w:rPr>
        <w:t>5</w:t>
      </w:r>
      <w:r>
        <w:t xml:space="preserve"> Fleet Dynamics </w:t>
      </w:r>
    </w:p>
    <w:p w14:paraId="3D3CB67D" w14:textId="2D5E16E4" w:rsidR="00B23503" w:rsidRPr="00EC3EB0" w:rsidRDefault="00445AF3" w:rsidP="00B23503">
      <w:pPr>
        <w:jc w:val="both"/>
        <w:rPr>
          <w:lang w:eastAsia="zh-CN"/>
        </w:rPr>
      </w:pPr>
      <w:r w:rsidRPr="00445AF3">
        <w:rPr>
          <w:lang w:eastAsia="zh-CN"/>
        </w:rPr>
        <w:t xml:space="preserve">Users can specify the number of fleets operating within the spatial domain and assign each fleet to a specific region. </w:t>
      </w:r>
      <w:r w:rsidR="00A56B6E">
        <w:t xml:space="preserve">Each fleet can have a unique selectivity-at-age pattern, defined either by functional forms (increasing logistic, decreasing logistic, or double logistic) with associated input parameters (e.g., slope and age at 50% selectivity), or by directly specifying selectivity at each age. </w:t>
      </w:r>
      <w:r w:rsidRPr="00445AF3">
        <w:rPr>
          <w:lang w:eastAsia="zh-CN"/>
        </w:rPr>
        <w:t>Users can also define historical fishing mortality (</w:t>
      </w:r>
      <w:r w:rsidRPr="00820C6E">
        <w:rPr>
          <w:i/>
          <w:iCs/>
          <w:lang w:eastAsia="zh-CN"/>
        </w:rPr>
        <w:t>F</w:t>
      </w:r>
      <w:r w:rsidRPr="00445AF3">
        <w:rPr>
          <w:lang w:eastAsia="zh-CN"/>
        </w:rPr>
        <w:t>) for each fleet. These configurations play a critical role in shaping population dynamics and determining population status at the start of the feedback period.</w:t>
      </w:r>
      <w:r w:rsidR="00FA563A">
        <w:rPr>
          <w:rFonts w:hint="eastAsia"/>
          <w:lang w:eastAsia="zh-CN"/>
        </w:rPr>
        <w:t xml:space="preserve"> </w:t>
      </w:r>
      <w:r w:rsidR="00B06554">
        <w:rPr>
          <w:rFonts w:hint="eastAsia"/>
          <w:lang w:eastAsia="zh-CN"/>
        </w:rPr>
        <w:t>S</w:t>
      </w:r>
      <w:r w:rsidR="00864081" w:rsidRPr="00864081">
        <w:rPr>
          <w:color w:val="000000"/>
        </w:rPr>
        <w:t xml:space="preserve">everal built-in options are available for defining historical </w:t>
      </w:r>
      <w:r w:rsidR="00864081" w:rsidRPr="00820C6E">
        <w:rPr>
          <w:i/>
          <w:iCs/>
          <w:color w:val="000000"/>
        </w:rPr>
        <w:t>F</w:t>
      </w:r>
      <w:r w:rsidR="00864081" w:rsidRPr="00864081">
        <w:rPr>
          <w:color w:val="000000"/>
        </w:rPr>
        <w:t xml:space="preserve"> </w:t>
      </w:r>
      <w:r w:rsidR="00200941">
        <w:rPr>
          <w:color w:val="000000"/>
        </w:rPr>
        <w:t>(e.g., Table S1</w:t>
      </w:r>
      <w:r w:rsidR="00864081" w:rsidRPr="00864081">
        <w:rPr>
          <w:color w:val="000000"/>
        </w:rPr>
        <w:t xml:space="preserve">). By default, historical </w:t>
      </w:r>
      <w:r w:rsidR="00864081" w:rsidRPr="00933780">
        <w:rPr>
          <w:i/>
          <w:iCs/>
          <w:color w:val="000000"/>
        </w:rPr>
        <w:t>F</w:t>
      </w:r>
      <w:r w:rsidR="00864081" w:rsidRPr="00864081">
        <w:rPr>
          <w:color w:val="000000"/>
        </w:rPr>
        <w:t xml:space="preserve"> is specified at the age corresponding to the maximum fully selected total </w:t>
      </w:r>
      <w:r w:rsidR="00864081" w:rsidRPr="006C3F72">
        <w:rPr>
          <w:i/>
          <w:iCs/>
          <w:color w:val="000000"/>
        </w:rPr>
        <w:lastRenderedPageBreak/>
        <w:t>F</w:t>
      </w:r>
      <w:r w:rsidR="00B21314">
        <w:rPr>
          <w:i/>
          <w:iCs/>
          <w:color w:val="000000"/>
        </w:rPr>
        <w:t>.</w:t>
      </w:r>
      <w:r w:rsidR="00B21314">
        <w:rPr>
          <w:color w:val="000000"/>
        </w:rPr>
        <w:t xml:space="preserve"> T</w:t>
      </w:r>
      <w:r w:rsidR="00864081" w:rsidRPr="00864081">
        <w:rPr>
          <w:color w:val="000000"/>
        </w:rPr>
        <w:t xml:space="preserve">hat is, the age at which the sum of </w:t>
      </w:r>
      <w:r w:rsidR="005508A9" w:rsidRPr="005508A9">
        <w:rPr>
          <w:rFonts w:hint="eastAsia"/>
          <w:i/>
          <w:iCs/>
          <w:color w:val="000000"/>
          <w:lang w:eastAsia="zh-CN"/>
        </w:rPr>
        <w:t>F</w:t>
      </w:r>
      <w:r w:rsidR="00864081" w:rsidRPr="00864081">
        <w:rPr>
          <w:color w:val="000000"/>
        </w:rPr>
        <w:t xml:space="preserve"> across all fleets is highest. Alternatively, users may provide a fully customized, fleet-specific </w:t>
      </w:r>
      <w:r w:rsidR="00864081" w:rsidRPr="0010331C">
        <w:rPr>
          <w:i/>
          <w:iCs/>
          <w:color w:val="000000"/>
        </w:rPr>
        <w:t>F</w:t>
      </w:r>
      <w:r w:rsidR="00864081" w:rsidRPr="00864081">
        <w:rPr>
          <w:color w:val="000000"/>
        </w:rPr>
        <w:t xml:space="preserve"> matrix to override the default settings.</w:t>
      </w:r>
    </w:p>
    <w:p w14:paraId="00000051" w14:textId="0279BC86" w:rsidR="00A907B3" w:rsidRPr="00A65CE9" w:rsidRDefault="00154326" w:rsidP="00FF4B5B">
      <w:pPr>
        <w:pStyle w:val="Heading3"/>
        <w:rPr>
          <w:iCs/>
        </w:rPr>
      </w:pPr>
      <w:r w:rsidRPr="00A65CE9">
        <w:rPr>
          <w:iCs/>
        </w:rPr>
        <w:t>2.</w:t>
      </w:r>
      <w:r w:rsidR="00694303" w:rsidRPr="00A65CE9">
        <w:rPr>
          <w:iCs/>
        </w:rPr>
        <w:t>2</w:t>
      </w:r>
      <w:r w:rsidRPr="00A65CE9">
        <w:rPr>
          <w:iCs/>
        </w:rPr>
        <w:t>.</w:t>
      </w:r>
      <w:r w:rsidR="00F2007B">
        <w:rPr>
          <w:rFonts w:hint="eastAsia"/>
          <w:iCs/>
          <w:lang w:eastAsia="zh-CN"/>
        </w:rPr>
        <w:t>6</w:t>
      </w:r>
      <w:r w:rsidRPr="00A65CE9">
        <w:rPr>
          <w:iCs/>
        </w:rPr>
        <w:t xml:space="preserve"> </w:t>
      </w:r>
      <w:r w:rsidR="003E5B04">
        <w:rPr>
          <w:iCs/>
        </w:rPr>
        <w:t>Random Effects</w:t>
      </w:r>
      <w:r w:rsidR="002E323A" w:rsidRPr="00A65CE9">
        <w:rPr>
          <w:iCs/>
        </w:rPr>
        <w:t xml:space="preserve"> </w:t>
      </w:r>
      <w:r w:rsidR="00DE7DAC" w:rsidRPr="00A65CE9">
        <w:rPr>
          <w:iCs/>
        </w:rPr>
        <w:t>and Environmental Covariate</w:t>
      </w:r>
      <w:r w:rsidR="00817D41">
        <w:rPr>
          <w:iCs/>
        </w:rPr>
        <w:t>s</w:t>
      </w:r>
    </w:p>
    <w:p w14:paraId="51D15091" w14:textId="0C3F5F78" w:rsidR="0048275B" w:rsidRPr="0048275B" w:rsidRDefault="0048275B" w:rsidP="0048275B">
      <w:pPr>
        <w:spacing w:before="100" w:beforeAutospacing="1" w:after="100" w:afterAutospacing="1" w:line="240" w:lineRule="auto"/>
        <w:jc w:val="both"/>
        <w:rPr>
          <w:rFonts w:eastAsia="Times New Roman"/>
          <w:color w:val="000000"/>
          <w:lang w:eastAsia="zh-CN"/>
        </w:rPr>
      </w:pPr>
      <w:r w:rsidRPr="0048275B">
        <w:rPr>
          <w:rFonts w:eastAsia="Times New Roman"/>
          <w:color w:val="000000"/>
          <w:lang w:eastAsia="zh-CN"/>
        </w:rPr>
        <w:t xml:space="preserve">In the SPASAM-MSE framework, the structure and magnitude of OM process random effects are inherited directly from the WHAM modeling framework </w:t>
      </w:r>
      <w:r w:rsidR="00A62244" w:rsidRPr="006C5A42">
        <w:rPr>
          <w:rFonts w:eastAsia="Times New Roman"/>
          <w:color w:val="000000"/>
          <w:lang w:eastAsia="zh-CN"/>
        </w:rPr>
        <w:t>(</w:t>
      </w:r>
      <w:hyperlink r:id="rId63" w:history="1">
        <w:r w:rsidR="00A62244" w:rsidRPr="007E030A">
          <w:rPr>
            <w:rStyle w:val="Hyperlink"/>
            <w:rFonts w:eastAsia="Times New Roman"/>
            <w:lang w:eastAsia="zh-CN"/>
          </w:rPr>
          <w:t>Stock and Miller, 2021</w:t>
        </w:r>
      </w:hyperlink>
      <w:r w:rsidR="00A62244" w:rsidRPr="0089597D">
        <w:rPr>
          <w:rFonts w:eastAsia="Times New Roman"/>
          <w:color w:val="000000"/>
          <w:lang w:eastAsia="zh-CN"/>
        </w:rPr>
        <w:t xml:space="preserve">; </w:t>
      </w:r>
      <w:hyperlink r:id="rId64" w:history="1">
        <w:r w:rsidR="00A62244" w:rsidRPr="00414F5D">
          <w:rPr>
            <w:rStyle w:val="Hyperlink"/>
            <w:rFonts w:eastAsia="Times New Roman"/>
            <w:lang w:eastAsia="zh-CN"/>
          </w:rPr>
          <w:t>Stock et al., 2021</w:t>
        </w:r>
      </w:hyperlink>
      <w:r w:rsidR="00A62244" w:rsidRPr="0089597D">
        <w:rPr>
          <w:rFonts w:eastAsia="Times New Roman"/>
          <w:color w:val="000000"/>
          <w:lang w:eastAsia="zh-CN"/>
        </w:rPr>
        <w:t>;</w:t>
      </w:r>
      <w:r w:rsidR="00A62244">
        <w:t xml:space="preserve"> </w:t>
      </w:r>
      <w:hyperlink r:id="rId65" w:history="1">
        <w:r w:rsidR="00A62244" w:rsidRPr="00E7734F">
          <w:rPr>
            <w:rStyle w:val="Hyperlink"/>
          </w:rPr>
          <w:t>Miller et al., 2025</w:t>
        </w:r>
      </w:hyperlink>
      <w:r w:rsidR="00A62244" w:rsidRPr="006C5A42">
        <w:rPr>
          <w:rFonts w:eastAsia="Times New Roman"/>
          <w:color w:val="000000"/>
          <w:lang w:eastAsia="zh-CN"/>
        </w:rPr>
        <w:t>)</w:t>
      </w:r>
      <w:r w:rsidRPr="0048275B">
        <w:rPr>
          <w:rFonts w:eastAsia="Times New Roman"/>
          <w:color w:val="000000"/>
          <w:lang w:eastAsia="zh-CN"/>
        </w:rPr>
        <w:t xml:space="preserve">. Users can set a random </w:t>
      </w:r>
      <w:proofErr w:type="gramStart"/>
      <w:r w:rsidRPr="0048275B">
        <w:rPr>
          <w:rFonts w:eastAsia="Times New Roman"/>
          <w:color w:val="000000"/>
          <w:lang w:eastAsia="zh-CN"/>
        </w:rPr>
        <w:t>number</w:t>
      </w:r>
      <w:proofErr w:type="gramEnd"/>
      <w:r w:rsidRPr="0048275B">
        <w:rPr>
          <w:rFonts w:eastAsia="Times New Roman"/>
          <w:color w:val="000000"/>
          <w:lang w:eastAsia="zh-CN"/>
        </w:rPr>
        <w:t xml:space="preserve"> seed, and the model will automatically generate random effects according to the specified error structure (e.g., independent or autocorrelated). Random effects can be applied to biological and fishery processes such as recruitment, numbers-at-age transitions, natural mortality, selectivity, survey catchability, and movement, allowing direct control over the magnitude and structure of simulated variability across populations, regions, ages, and seasons.</w:t>
      </w:r>
    </w:p>
    <w:p w14:paraId="660CB825" w14:textId="199BDEDA" w:rsidR="0048275B" w:rsidRPr="0048275B" w:rsidRDefault="0048275B" w:rsidP="0048275B">
      <w:pPr>
        <w:spacing w:before="100" w:beforeAutospacing="1" w:after="100" w:afterAutospacing="1" w:line="240" w:lineRule="auto"/>
        <w:jc w:val="both"/>
        <w:rPr>
          <w:rFonts w:eastAsia="Times New Roman"/>
          <w:color w:val="000000"/>
          <w:lang w:eastAsia="zh-CN"/>
        </w:rPr>
      </w:pPr>
      <w:r w:rsidRPr="0048275B">
        <w:rPr>
          <w:rFonts w:eastAsia="Times New Roman"/>
          <w:color w:val="000000"/>
          <w:lang w:eastAsia="zh-CN"/>
        </w:rPr>
        <w:t xml:space="preserve">Environmental covariates are also supported in the OM, consistent with WHAM, including their process error structure, observation error, and parameters that govern mechanistic linkages to biological processes (e.g., recruitment, natural mortality, survey catchability, and movement). These linkages can be modeled using linear or nonlinear relationships (e.g., polynomial) and may include temporal lags. Multiple environmental covariates can act simultaneously on different processes within and across populations and regions, providing flexibility to explore complex, biologically realistic scenarios. The environmental process itself can be configured as a state-space model (with both process and observation error). Users may either generate pseudo time series by specifying mean values and error magnitudes (with random draws governed by the seed) or provide observed environmental time series directly. </w:t>
      </w:r>
      <w:proofErr w:type="spellStart"/>
      <w:ins w:id="22" w:author="Chengxue Li" w:date="2026-01-19T14:59:00Z">
        <w:r w:rsidR="001A2DF0" w:rsidRPr="001A2DF0">
          <w:rPr>
            <w:rFonts w:eastAsia="Times New Roman"/>
            <w:color w:val="000000"/>
            <w:lang w:eastAsia="zh-CN"/>
          </w:rPr>
          <w:t>Nonstationarity</w:t>
        </w:r>
        <w:proofErr w:type="spellEnd"/>
        <w:r w:rsidR="001A2DF0" w:rsidRPr="001A2DF0">
          <w:rPr>
            <w:rFonts w:eastAsia="Times New Roman"/>
            <w:color w:val="000000"/>
            <w:lang w:eastAsia="zh-CN"/>
          </w:rPr>
          <w:t xml:space="preserve"> and nonlinearity in biological processes, including movement, can be achieved by linking process rates to external environmental covariates (or pseudo-covariates) through linear or nonlinear relationships, allowing external forcing to drive long-term changes in population dynamics.</w:t>
        </w:r>
      </w:ins>
      <w:ins w:id="23" w:author="Chengxue Li" w:date="2026-01-19T14:59:00Z" w16du:dateUtc="2026-01-19T19:59:00Z">
        <w:r w:rsidR="001A2DF0">
          <w:rPr>
            <w:rFonts w:eastAsia="Times New Roman"/>
            <w:color w:val="000000"/>
            <w:lang w:eastAsia="zh-CN"/>
          </w:rPr>
          <w:t xml:space="preserve"> </w:t>
        </w:r>
      </w:ins>
      <w:r w:rsidRPr="0048275B">
        <w:rPr>
          <w:rFonts w:eastAsia="Times New Roman"/>
          <w:color w:val="000000"/>
          <w:lang w:eastAsia="zh-CN"/>
        </w:rPr>
        <w:t>This design provides flexibility in how environmental variability is represented and how it influences simulated population dynamics.</w:t>
      </w:r>
    </w:p>
    <w:p w14:paraId="00000053" w14:textId="206E6B98" w:rsidR="00A907B3" w:rsidRPr="007E20EB" w:rsidRDefault="00154326" w:rsidP="007E20EB">
      <w:pPr>
        <w:pStyle w:val="Heading3"/>
      </w:pPr>
      <w:r w:rsidRPr="007E20EB">
        <w:t>2.</w:t>
      </w:r>
      <w:bookmarkStart w:id="24" w:name="bookmark=id.nocdra26yyh9" w:colFirst="0" w:colLast="0"/>
      <w:bookmarkEnd w:id="24"/>
      <w:r w:rsidR="007E20EB" w:rsidRPr="007E20EB">
        <w:t>2.</w:t>
      </w:r>
      <w:r w:rsidR="00605028">
        <w:rPr>
          <w:rFonts w:hint="eastAsia"/>
          <w:lang w:eastAsia="zh-CN"/>
        </w:rPr>
        <w:t>7</w:t>
      </w:r>
      <w:r w:rsidR="00B647AD" w:rsidRPr="007E20EB">
        <w:t xml:space="preserve"> </w:t>
      </w:r>
      <w:r w:rsidRPr="007E20EB">
        <w:t>Observation Model</w:t>
      </w:r>
    </w:p>
    <w:p w14:paraId="2207FF19" w14:textId="15017BEC" w:rsidR="009029F2" w:rsidRDefault="00535340" w:rsidP="00970A54">
      <w:pPr>
        <w:pStyle w:val="FootnoteText"/>
      </w:pPr>
      <w:r>
        <w:t>The observation model simulates how data are generated from the “true” population and fishery dynamics produced by the OM by incorporating observation error. Two main data types are supported: region-specific indices (e.g., total catch or survey indices, either abundance- or biomass-based) and age composition data. Indices are generated as aggregated summaries at the OM regional level and may represent either fishery-dependent (e.g., fleet catch) or fishery-independent (e.g., survey catch) sources. Users can specify whether catch and survey data are provided only as indices or are also accompanied by age composition data. They can also define whether surveys are abundance- or biomass-based, set survey catchability coefficients, and specify the timing of survey operations. Observation error for catch and index data is modeled using a log</w:t>
      </w:r>
      <w:r w:rsidR="00483FD1">
        <w:t>-</w:t>
      </w:r>
      <w:r>
        <w:t>normal distribution, with variability controlled by user-specified coefficients of variation.</w:t>
      </w:r>
    </w:p>
    <w:p w14:paraId="776DF4F4" w14:textId="2B303255" w:rsidR="00BF1C70" w:rsidRDefault="00BF1C70" w:rsidP="00970A54">
      <w:pPr>
        <w:pStyle w:val="FootnoteText"/>
        <w:rPr>
          <w:lang w:eastAsia="zh-CN"/>
        </w:rPr>
      </w:pPr>
      <w:r w:rsidRPr="00BF1C70">
        <w:rPr>
          <w:lang w:eastAsia="zh-CN"/>
        </w:rPr>
        <w:t xml:space="preserve">For age composition data, users can select from various likelihood types and specify either effective sample sizes or standard deviations to control the precision of proportions‑at‑age. </w:t>
      </w:r>
      <w:r w:rsidR="00265E60" w:rsidRPr="00BF1C70">
        <w:rPr>
          <w:lang w:eastAsia="zh-CN"/>
        </w:rPr>
        <w:t>Available likelihoods include count‑based options (e.g., multinomial, Dirichlet–multinomial) and proportion‑based options (e.g., Dirichlet, logistic‑normal)</w:t>
      </w:r>
      <w:r w:rsidR="00014560">
        <w:rPr>
          <w:lang w:eastAsia="zh-CN"/>
        </w:rPr>
        <w:t xml:space="preserve">. </w:t>
      </w:r>
      <w:r w:rsidRPr="00BF1C70">
        <w:rPr>
          <w:lang w:eastAsia="zh-CN"/>
        </w:rPr>
        <w:t>When using self‑weighting likelihoods</w:t>
      </w:r>
      <w:r w:rsidR="004177F8">
        <w:rPr>
          <w:lang w:eastAsia="zh-CN"/>
        </w:rPr>
        <w:t xml:space="preserve"> (e.g., </w:t>
      </w:r>
      <w:r w:rsidRPr="00BF1C70">
        <w:rPr>
          <w:lang w:eastAsia="zh-CN"/>
        </w:rPr>
        <w:t>Dirichlet–multinomial or logistic‑normal</w:t>
      </w:r>
      <w:r w:rsidR="004177F8">
        <w:rPr>
          <w:lang w:eastAsia="zh-CN"/>
        </w:rPr>
        <w:t>)</w:t>
      </w:r>
      <w:r w:rsidR="00504DEE">
        <w:rPr>
          <w:lang w:eastAsia="zh-CN"/>
        </w:rPr>
        <w:t xml:space="preserve">, </w:t>
      </w:r>
      <w:r w:rsidRPr="00BF1C70">
        <w:rPr>
          <w:lang w:eastAsia="zh-CN"/>
        </w:rPr>
        <w:t xml:space="preserve">users can additionally </w:t>
      </w:r>
      <w:r w:rsidR="00154934">
        <w:rPr>
          <w:lang w:eastAsia="zh-CN"/>
        </w:rPr>
        <w:t>specify</w:t>
      </w:r>
      <w:r w:rsidRPr="00BF1C70">
        <w:rPr>
          <w:lang w:eastAsia="zh-CN"/>
        </w:rPr>
        <w:t xml:space="preserve"> parameters that govern overdispersion or covariance structure. </w:t>
      </w:r>
    </w:p>
    <w:p w14:paraId="4B536A79" w14:textId="5A1D6B0C" w:rsidR="00E36E85" w:rsidRPr="00970A54" w:rsidRDefault="00E36E85" w:rsidP="00970A54">
      <w:pPr>
        <w:pStyle w:val="FootnoteText"/>
        <w:rPr>
          <w:lang w:eastAsia="zh-CN"/>
        </w:rPr>
      </w:pPr>
      <w:r w:rsidRPr="00970A54">
        <w:rPr>
          <w:lang w:eastAsia="zh-CN"/>
        </w:rPr>
        <w:lastRenderedPageBreak/>
        <w:t>Currently, tagging data are not simulated in the SPASAM</w:t>
      </w:r>
      <w:r w:rsidRPr="00970A54">
        <w:rPr>
          <w:lang w:eastAsia="zh-CN"/>
        </w:rPr>
        <w:noBreakHyphen/>
        <w:t xml:space="preserve">MSE framework, which is a known limitation. </w:t>
      </w:r>
      <w:r w:rsidR="00C06F58">
        <w:rPr>
          <w:lang w:eastAsia="zh-CN"/>
        </w:rPr>
        <w:t>Likewise, fishery catch per</w:t>
      </w:r>
      <w:r w:rsidR="00A470BE">
        <w:rPr>
          <w:lang w:eastAsia="zh-CN"/>
        </w:rPr>
        <w:t xml:space="preserve"> unit</w:t>
      </w:r>
      <w:r w:rsidR="00C06F58">
        <w:rPr>
          <w:lang w:eastAsia="zh-CN"/>
        </w:rPr>
        <w:t xml:space="preserve"> effort (CP</w:t>
      </w:r>
      <w:r w:rsidR="00A470BE">
        <w:rPr>
          <w:lang w:eastAsia="zh-CN"/>
        </w:rPr>
        <w:t>U</w:t>
      </w:r>
      <w:r w:rsidR="00C06F58">
        <w:rPr>
          <w:lang w:eastAsia="zh-CN"/>
        </w:rPr>
        <w:t>E) cannot be explicitly simulated, but a survey index with similar characteristics to a given fleet could be included to approximate that type of data, including time-varying catchability that is common in fishery CP</w:t>
      </w:r>
      <w:r w:rsidR="00A470BE">
        <w:rPr>
          <w:lang w:eastAsia="zh-CN"/>
        </w:rPr>
        <w:t>U</w:t>
      </w:r>
      <w:r w:rsidR="00C06F58">
        <w:rPr>
          <w:lang w:eastAsia="zh-CN"/>
        </w:rPr>
        <w:t>E indices.</w:t>
      </w:r>
    </w:p>
    <w:p w14:paraId="53E923B9" w14:textId="6A47B3C9" w:rsidR="00691FA9" w:rsidRPr="00691FA9" w:rsidRDefault="00154326" w:rsidP="00691FA9">
      <w:pPr>
        <w:pStyle w:val="Heading2"/>
        <w:rPr>
          <w:rStyle w:val="relative"/>
        </w:rPr>
      </w:pPr>
      <w:r>
        <w:t>2.</w:t>
      </w:r>
      <w:r w:rsidR="0033739E">
        <w:t>3</w:t>
      </w:r>
      <w:r w:rsidR="00B647AD">
        <w:t xml:space="preserve"> </w:t>
      </w:r>
      <w:r>
        <w:t>Data Collection</w:t>
      </w:r>
      <w:r w:rsidR="004D3951">
        <w:t xml:space="preserve"> and Processing</w:t>
      </w:r>
    </w:p>
    <w:p w14:paraId="462F065D" w14:textId="47761DEF" w:rsidR="004E5A55" w:rsidRDefault="004E5A55" w:rsidP="003256A0">
      <w:pPr>
        <w:spacing w:before="100" w:beforeAutospacing="1" w:after="100" w:afterAutospacing="1" w:line="240" w:lineRule="auto"/>
        <w:jc w:val="both"/>
        <w:rPr>
          <w:rStyle w:val="relative"/>
          <w:color w:val="000000"/>
        </w:rPr>
      </w:pPr>
      <w:r>
        <w:rPr>
          <w:rStyle w:val="relative"/>
          <w:color w:val="000000"/>
        </w:rPr>
        <w:t xml:space="preserve">The data processing module serves as the critical bridge between the </w:t>
      </w:r>
      <w:r w:rsidR="006075A8">
        <w:rPr>
          <w:rStyle w:val="relative"/>
          <w:color w:val="000000"/>
        </w:rPr>
        <w:t>OM and the EM</w:t>
      </w:r>
      <w:r>
        <w:rPr>
          <w:rStyle w:val="relative"/>
          <w:color w:val="000000"/>
        </w:rPr>
        <w:t xml:space="preserve"> in the spatial-MSE feedback loop by enabling selection, transformation, aggregation, and integration of spatially structured data to match the spatial resolution</w:t>
      </w:r>
      <w:r w:rsidR="00327A32">
        <w:rPr>
          <w:rStyle w:val="relative"/>
          <w:color w:val="000000"/>
        </w:rPr>
        <w:t xml:space="preserve"> of the EM</w:t>
      </w:r>
      <w:r>
        <w:rPr>
          <w:rStyle w:val="relative"/>
          <w:color w:val="000000"/>
        </w:rPr>
        <w:t>. When aggregation across regions is required, for example to translate spatially explicit OM outputs into region-aggregated or panmictic EM inputs, the module supports multiple schemes. The simplest is sum-based aggregation, in which total values</w:t>
      </w:r>
      <w:r w:rsidR="00563F9F">
        <w:rPr>
          <w:rStyle w:val="relative"/>
          <w:color w:val="000000"/>
        </w:rPr>
        <w:t xml:space="preserve">, </w:t>
      </w:r>
      <w:r>
        <w:rPr>
          <w:rStyle w:val="relative"/>
          <w:color w:val="000000"/>
        </w:rPr>
        <w:t>such as catch or abundance indices</w:t>
      </w:r>
      <w:r w:rsidR="00A470BE">
        <w:rPr>
          <w:rStyle w:val="relative"/>
          <w:color w:val="000000"/>
        </w:rPr>
        <w:t>,</w:t>
      </w:r>
      <w:r w:rsidR="00563F9F">
        <w:rPr>
          <w:rStyle w:val="relative"/>
          <w:color w:val="000000"/>
        </w:rPr>
        <w:t xml:space="preserve"> </w:t>
      </w:r>
      <w:r>
        <w:rPr>
          <w:rStyle w:val="relative"/>
          <w:color w:val="000000"/>
        </w:rPr>
        <w:t xml:space="preserve">are summed directly across regions. For age-structured data where maintaining demographic composition is important, catch-weighted aggregation is used: catch-at-age from each fleet or region is multiplied by its regional total catch, summed by age across regions, and then converted to proportions by dividing each age-specific catch by the total catch. An additional equal-weighted aggregation option treats each region equally, which can help reduce bias when catch is not a reliable proxy for population distribution or </w:t>
      </w:r>
      <w:r w:rsidR="00BD124E" w:rsidRPr="00BD124E">
        <w:rPr>
          <w:rStyle w:val="relative"/>
          <w:color w:val="000000"/>
        </w:rPr>
        <w:t>spatial sampling effort is uneven.</w:t>
      </w:r>
    </w:p>
    <w:p w14:paraId="03D9D640" w14:textId="77777777" w:rsidR="00320302" w:rsidRDefault="0038648A" w:rsidP="003256A0">
      <w:pPr>
        <w:spacing w:before="100" w:beforeAutospacing="1" w:after="100" w:afterAutospacing="1" w:line="240" w:lineRule="auto"/>
        <w:jc w:val="both"/>
        <w:rPr>
          <w:rFonts w:eastAsiaTheme="minorHAnsi" w:cstheme="minorBidi"/>
        </w:rPr>
      </w:pPr>
      <w:r>
        <w:rPr>
          <w:rFonts w:eastAsiaTheme="minorHAnsi" w:cstheme="minorBidi"/>
        </w:rPr>
        <w:t>T</w:t>
      </w:r>
      <w:r w:rsidRPr="0038648A">
        <w:rPr>
          <w:rFonts w:eastAsiaTheme="minorHAnsi" w:cstheme="minorBidi"/>
        </w:rPr>
        <w:t>he</w:t>
      </w:r>
      <w:r w:rsidR="004446E4">
        <w:rPr>
          <w:rFonts w:eastAsiaTheme="minorHAnsi" w:cstheme="minorBidi"/>
        </w:rPr>
        <w:t xml:space="preserve"> OM</w:t>
      </w:r>
      <w:r w:rsidRPr="0038648A">
        <w:rPr>
          <w:rFonts w:eastAsiaTheme="minorHAnsi" w:cstheme="minorBidi"/>
        </w:rPr>
        <w:t xml:space="preserve"> retains both the “true” values (e.g., regional catch or survey indices) and corresponding “observed” values, which incorporate simulated observation error. This framework enables users to either: (1) specify the observation error for aggregated data directly, or (2) derive that error structure by comparing true and observed values at the aggregate level. For example, observation error in total catch or indices can be quantified by evaluating the variability between the sum of true values across regions and the sum of observed (i.e., error</w:t>
      </w:r>
      <w:r w:rsidRPr="0038648A">
        <w:rPr>
          <w:rFonts w:eastAsiaTheme="minorHAnsi" w:cstheme="minorBidi"/>
        </w:rPr>
        <w:noBreakHyphen/>
        <w:t>affected) values. This method provides a flexible means to define or revise observation</w:t>
      </w:r>
      <w:r w:rsidRPr="0038648A">
        <w:rPr>
          <w:rFonts w:eastAsiaTheme="minorHAnsi" w:cstheme="minorBidi"/>
        </w:rPr>
        <w:noBreakHyphen/>
        <w:t xml:space="preserve">error assumptions in the </w:t>
      </w:r>
      <w:r w:rsidR="003F370F">
        <w:rPr>
          <w:rFonts w:eastAsiaTheme="minorHAnsi" w:cstheme="minorBidi"/>
        </w:rPr>
        <w:t>EM</w:t>
      </w:r>
      <w:r w:rsidRPr="0038648A">
        <w:rPr>
          <w:rFonts w:eastAsiaTheme="minorHAnsi" w:cstheme="minorBidi"/>
        </w:rPr>
        <w:t>, depending on how users choose to simulate the realism and uncertainty of available data.</w:t>
      </w:r>
      <w:r w:rsidR="00546CEE">
        <w:rPr>
          <w:rFonts w:eastAsiaTheme="minorHAnsi" w:cstheme="minorBidi"/>
        </w:rPr>
        <w:t xml:space="preserve"> </w:t>
      </w:r>
    </w:p>
    <w:p w14:paraId="61451713" w14:textId="2F63AC07" w:rsidR="006631DB" w:rsidRPr="00FB09B2" w:rsidRDefault="006631DB" w:rsidP="003256A0">
      <w:pPr>
        <w:spacing w:before="100" w:beforeAutospacing="1" w:after="100" w:afterAutospacing="1" w:line="240" w:lineRule="auto"/>
        <w:jc w:val="both"/>
        <w:rPr>
          <w:rFonts w:eastAsia="Times New Roman"/>
          <w:color w:val="000000"/>
          <w:lang w:eastAsia="zh-CN"/>
        </w:rPr>
      </w:pPr>
      <w:r w:rsidRPr="006631DB">
        <w:rPr>
          <w:rFonts w:eastAsia="Times New Roman"/>
          <w:color w:val="000000"/>
          <w:lang w:eastAsia="zh-CN"/>
        </w:rPr>
        <w:t xml:space="preserve">Users can specify </w:t>
      </w:r>
      <w:r w:rsidR="00357422">
        <w:rPr>
          <w:rFonts w:eastAsia="Times New Roman"/>
          <w:color w:val="000000"/>
          <w:lang w:eastAsia="zh-CN"/>
        </w:rPr>
        <w:t>the number of years of data</w:t>
      </w:r>
      <w:r w:rsidRPr="006631DB">
        <w:rPr>
          <w:rFonts w:eastAsia="Times New Roman"/>
          <w:color w:val="000000"/>
          <w:lang w:eastAsia="zh-CN"/>
        </w:rPr>
        <w:t xml:space="preserve"> passed from the OM to the EM</w:t>
      </w:r>
      <w:r w:rsidR="00357422">
        <w:rPr>
          <w:rFonts w:eastAsia="Times New Roman"/>
          <w:color w:val="000000"/>
          <w:lang w:eastAsia="zh-CN"/>
        </w:rPr>
        <w:t xml:space="preserve"> as</w:t>
      </w:r>
      <w:r w:rsidRPr="006631DB">
        <w:rPr>
          <w:rFonts w:eastAsia="Times New Roman"/>
          <w:color w:val="000000"/>
          <w:lang w:eastAsia="zh-CN"/>
        </w:rPr>
        <w:t xml:space="preserve"> either </w:t>
      </w:r>
      <w:r w:rsidR="00357422">
        <w:rPr>
          <w:rFonts w:eastAsia="Times New Roman"/>
          <w:color w:val="000000"/>
          <w:lang w:eastAsia="zh-CN"/>
        </w:rPr>
        <w:t xml:space="preserve">a </w:t>
      </w:r>
      <w:r w:rsidRPr="006631DB">
        <w:rPr>
          <w:rFonts w:eastAsia="Times New Roman"/>
          <w:color w:val="000000"/>
          <w:lang w:eastAsia="zh-CN"/>
        </w:rPr>
        <w:t xml:space="preserve">fixed </w:t>
      </w:r>
      <w:r w:rsidR="00357422">
        <w:rPr>
          <w:rFonts w:eastAsia="Times New Roman"/>
          <w:color w:val="000000"/>
          <w:lang w:eastAsia="zh-CN"/>
        </w:rPr>
        <w:t xml:space="preserve">constant (e.g., always the most recent 20 years) </w:t>
      </w:r>
      <w:r w:rsidRPr="006631DB">
        <w:rPr>
          <w:rFonts w:eastAsia="Times New Roman"/>
          <w:color w:val="000000"/>
          <w:lang w:eastAsia="zh-CN"/>
        </w:rPr>
        <w:t xml:space="preserve">or </w:t>
      </w:r>
      <w:r w:rsidR="00357422">
        <w:rPr>
          <w:rFonts w:eastAsia="Times New Roman"/>
          <w:color w:val="000000"/>
          <w:lang w:eastAsia="zh-CN"/>
        </w:rPr>
        <w:t>as an increasing number of years</w:t>
      </w:r>
      <w:r w:rsidRPr="006631DB">
        <w:rPr>
          <w:rFonts w:eastAsia="Times New Roman"/>
          <w:color w:val="000000"/>
          <w:lang w:eastAsia="zh-CN"/>
        </w:rPr>
        <w:t xml:space="preserve"> as the feedback loop progresses. They </w:t>
      </w:r>
      <w:r w:rsidR="009076F5">
        <w:rPr>
          <w:rFonts w:eastAsia="Times New Roman"/>
          <w:color w:val="000000"/>
          <w:lang w:eastAsia="zh-CN"/>
        </w:rPr>
        <w:t>can</w:t>
      </w:r>
      <w:r w:rsidRPr="006631DB">
        <w:rPr>
          <w:rFonts w:eastAsia="Times New Roman"/>
          <w:color w:val="000000"/>
          <w:lang w:eastAsia="zh-CN"/>
        </w:rPr>
        <w:t xml:space="preserve"> also specify observation error settings within the EM, including coefficients of variation for aggregate catch or indices, effective sample sizes or standard deviations for age composition, and choice of likelihood type and catchability coefficients for surveys.</w:t>
      </w:r>
      <w:r w:rsidR="00D7060F">
        <w:rPr>
          <w:rFonts w:eastAsia="Times New Roman"/>
          <w:color w:val="000000"/>
          <w:lang w:eastAsia="zh-CN"/>
        </w:rPr>
        <w:t xml:space="preserve"> The EM specifications do not have to match th</w:t>
      </w:r>
      <w:r w:rsidR="00A470BE">
        <w:rPr>
          <w:rFonts w:eastAsia="Times New Roman"/>
          <w:color w:val="000000"/>
          <w:lang w:eastAsia="zh-CN"/>
        </w:rPr>
        <w:t>ose</w:t>
      </w:r>
      <w:r w:rsidR="00D7060F">
        <w:rPr>
          <w:rFonts w:eastAsia="Times New Roman"/>
          <w:color w:val="000000"/>
          <w:lang w:eastAsia="zh-CN"/>
        </w:rPr>
        <w:t xml:space="preserve"> of the OM.</w:t>
      </w:r>
    </w:p>
    <w:p w14:paraId="292851A9" w14:textId="7F0DC2F4" w:rsidR="00A76C5F" w:rsidRDefault="00A76C5F" w:rsidP="00FF4B5B">
      <w:pPr>
        <w:pStyle w:val="FootnoteText"/>
      </w:pPr>
      <w:r w:rsidRPr="00A76C5F">
        <w:t>The module also supports the aggregation of biological data (e.g., weight-at-age, maturity-at-age) to ensure consistency with the spatial resolution of the EM by combining v</w:t>
      </w:r>
      <w:r w:rsidR="00F14288">
        <w:t>alues across regions</w:t>
      </w:r>
      <w:r w:rsidRPr="00A76C5F">
        <w:t>.</w:t>
      </w:r>
      <w:r w:rsidR="00357422" w:rsidRPr="00357422">
        <w:t xml:space="preserve"> </w:t>
      </w:r>
      <w:r w:rsidR="000C6755">
        <w:t>Both m</w:t>
      </w:r>
      <w:r w:rsidR="00C84CA3">
        <w:t>aturity-</w:t>
      </w:r>
      <w:r w:rsidR="000C6755">
        <w:t>at-age</w:t>
      </w:r>
      <w:r w:rsidR="00C84CA3">
        <w:t xml:space="preserve"> and w</w:t>
      </w:r>
      <w:r w:rsidR="00357422">
        <w:t xml:space="preserve">eight-at-age </w:t>
      </w:r>
      <w:r w:rsidR="00C84CA3">
        <w:t>are</w:t>
      </w:r>
      <w:r w:rsidR="00357422">
        <w:t xml:space="preserve"> combined among regions for each fleet or survey using the catch weighted average.</w:t>
      </w:r>
    </w:p>
    <w:p w14:paraId="00000059" w14:textId="57D30B1A" w:rsidR="00A907B3" w:rsidRDefault="00154326">
      <w:pPr>
        <w:pStyle w:val="Heading2"/>
      </w:pPr>
      <w:r>
        <w:t>2.</w:t>
      </w:r>
      <w:r w:rsidR="005B2DC4">
        <w:t>4</w:t>
      </w:r>
      <w:r w:rsidR="00DA6C5A">
        <w:t xml:space="preserve"> </w:t>
      </w:r>
      <w:r w:rsidR="00E60DB2">
        <w:t>Estimation</w:t>
      </w:r>
      <w:r>
        <w:t xml:space="preserve"> Model (</w:t>
      </w:r>
      <w:r w:rsidR="00121201">
        <w:t>EM</w:t>
      </w:r>
      <w:r>
        <w:t>)</w:t>
      </w:r>
    </w:p>
    <w:p w14:paraId="4EA278ED" w14:textId="39C82DA5" w:rsidR="006F0389" w:rsidRDefault="006F0389" w:rsidP="006F0389">
      <w:pPr>
        <w:spacing w:before="100" w:beforeAutospacing="1" w:after="100" w:afterAutospacing="1" w:line="240" w:lineRule="auto"/>
        <w:jc w:val="both"/>
        <w:rPr>
          <w:rFonts w:eastAsia="Times New Roman"/>
          <w:color w:val="000000"/>
          <w:lang w:eastAsia="zh-CN"/>
        </w:rPr>
      </w:pPr>
      <w:r w:rsidRPr="006F0389">
        <w:rPr>
          <w:rFonts w:eastAsia="Times New Roman"/>
          <w:color w:val="000000"/>
          <w:lang w:eastAsia="zh-CN"/>
        </w:rPr>
        <w:t>All components of the OM</w:t>
      </w:r>
      <w:r w:rsidR="00B661B3">
        <w:rPr>
          <w:rFonts w:eastAsia="Times New Roman"/>
          <w:color w:val="000000"/>
          <w:lang w:eastAsia="zh-CN"/>
        </w:rPr>
        <w:t xml:space="preserve">, </w:t>
      </w:r>
      <w:r w:rsidRPr="006F0389">
        <w:rPr>
          <w:rFonts w:eastAsia="Times New Roman"/>
          <w:color w:val="000000"/>
          <w:lang w:eastAsia="zh-CN"/>
        </w:rPr>
        <w:t>including temporal structure, spatial and population configuration, demographics, movement, fleet dynamics, and environmental variability</w:t>
      </w:r>
      <w:r w:rsidR="007F12E1">
        <w:rPr>
          <w:rFonts w:eastAsia="Times New Roman"/>
          <w:color w:val="000000"/>
          <w:lang w:eastAsia="zh-CN"/>
        </w:rPr>
        <w:t xml:space="preserve">, </w:t>
      </w:r>
      <w:r w:rsidRPr="006F0389">
        <w:rPr>
          <w:rFonts w:eastAsia="Times New Roman"/>
          <w:color w:val="000000"/>
          <w:lang w:eastAsia="zh-CN"/>
        </w:rPr>
        <w:t>can be mirrored in the EM, enabling the EM to match the OM’s complexity when fitting data from a spatially explicit OM.</w:t>
      </w:r>
      <w:r w:rsidR="00E86E13">
        <w:t xml:space="preserve"> </w:t>
      </w:r>
      <w:r w:rsidRPr="006F0389">
        <w:rPr>
          <w:rFonts w:eastAsia="Times New Roman"/>
          <w:color w:val="000000"/>
          <w:lang w:eastAsia="zh-CN"/>
        </w:rPr>
        <w:t>The SPASAM</w:t>
      </w:r>
      <w:r w:rsidRPr="006F0389">
        <w:rPr>
          <w:rFonts w:eastAsia="Times New Roman"/>
          <w:color w:val="000000"/>
          <w:lang w:eastAsia="zh-CN"/>
        </w:rPr>
        <w:noBreakHyphen/>
        <w:t xml:space="preserve">MSE framework also allows for simpler EM structures to explore the effects </w:t>
      </w:r>
      <w:r w:rsidRPr="006F0389">
        <w:rPr>
          <w:rFonts w:eastAsia="Times New Roman"/>
          <w:color w:val="000000"/>
          <w:lang w:eastAsia="zh-CN"/>
        </w:rPr>
        <w:lastRenderedPageBreak/>
        <w:t>of spatial mismatch. A detailed comparison of EM configurations</w:t>
      </w:r>
      <w:r w:rsidR="00842754">
        <w:rPr>
          <w:rFonts w:eastAsia="Times New Roman"/>
          <w:color w:val="000000"/>
          <w:lang w:eastAsia="zh-CN"/>
        </w:rPr>
        <w:t xml:space="preserve"> [</w:t>
      </w:r>
      <w:r w:rsidRPr="006F0389">
        <w:rPr>
          <w:rFonts w:eastAsia="Times New Roman"/>
          <w:color w:val="000000"/>
          <w:lang w:eastAsia="zh-CN"/>
        </w:rPr>
        <w:t>Panmictic (</w:t>
      </w:r>
      <w:r w:rsidRPr="008C2AF9">
        <w:rPr>
          <w:rFonts w:eastAsia="Times New Roman"/>
          <w:iCs/>
          <w:color w:val="000000"/>
          <w:lang w:eastAsia="zh-CN"/>
        </w:rPr>
        <w:t>PAN</w:t>
      </w:r>
      <w:r w:rsidRPr="006F0389">
        <w:rPr>
          <w:rFonts w:eastAsia="Times New Roman"/>
          <w:color w:val="000000"/>
          <w:lang w:eastAsia="zh-CN"/>
        </w:rPr>
        <w:t>), Fleets</w:t>
      </w:r>
      <w:r w:rsidRPr="006F0389">
        <w:rPr>
          <w:rFonts w:eastAsia="Times New Roman"/>
          <w:color w:val="000000"/>
          <w:lang w:eastAsia="zh-CN"/>
        </w:rPr>
        <w:noBreakHyphen/>
        <w:t>as</w:t>
      </w:r>
      <w:r w:rsidRPr="006F0389">
        <w:rPr>
          <w:rFonts w:eastAsia="Times New Roman"/>
          <w:color w:val="000000"/>
          <w:lang w:eastAsia="zh-CN"/>
        </w:rPr>
        <w:noBreakHyphen/>
        <w:t>Areas (</w:t>
      </w:r>
      <w:r w:rsidRPr="008C2AF9">
        <w:rPr>
          <w:rFonts w:eastAsia="Times New Roman"/>
          <w:iCs/>
          <w:color w:val="000000"/>
          <w:lang w:eastAsia="zh-CN"/>
        </w:rPr>
        <w:t>FAA</w:t>
      </w:r>
      <w:r w:rsidRPr="006F0389">
        <w:rPr>
          <w:rFonts w:eastAsia="Times New Roman"/>
          <w:color w:val="000000"/>
          <w:lang w:eastAsia="zh-CN"/>
        </w:rPr>
        <w:t>), Separate Panmictic (</w:t>
      </w:r>
      <w:r w:rsidRPr="008C2AF9">
        <w:rPr>
          <w:rFonts w:eastAsia="Times New Roman"/>
          <w:iCs/>
          <w:color w:val="000000"/>
          <w:lang w:eastAsia="zh-CN"/>
        </w:rPr>
        <w:t>SEP</w:t>
      </w:r>
      <w:r w:rsidRPr="006F0389">
        <w:rPr>
          <w:rFonts w:eastAsia="Times New Roman"/>
          <w:color w:val="000000"/>
          <w:lang w:eastAsia="zh-CN"/>
        </w:rPr>
        <w:t>), Spatially Disaggregated (</w:t>
      </w:r>
      <w:proofErr w:type="spellStart"/>
      <w:r w:rsidRPr="008C2AF9">
        <w:rPr>
          <w:rFonts w:eastAsia="Times New Roman"/>
          <w:iCs/>
          <w:color w:val="000000"/>
          <w:lang w:eastAsia="zh-CN"/>
        </w:rPr>
        <w:t>SpD</w:t>
      </w:r>
      <w:proofErr w:type="spellEnd"/>
      <w:r w:rsidRPr="006F0389">
        <w:rPr>
          <w:rFonts w:eastAsia="Times New Roman"/>
          <w:color w:val="000000"/>
          <w:lang w:eastAsia="zh-CN"/>
        </w:rPr>
        <w:t>), Spatially Explicit (SpE)</w:t>
      </w:r>
      <w:r w:rsidR="00842754">
        <w:rPr>
          <w:rFonts w:eastAsia="Times New Roman"/>
          <w:color w:val="000000"/>
          <w:lang w:eastAsia="zh-CN"/>
        </w:rPr>
        <w:t>]</w:t>
      </w:r>
      <w:r w:rsidR="00653CF5">
        <w:rPr>
          <w:rFonts w:eastAsia="Times New Roman"/>
          <w:color w:val="000000"/>
          <w:lang w:eastAsia="zh-CN"/>
        </w:rPr>
        <w:t xml:space="preserve"> </w:t>
      </w:r>
      <w:r w:rsidRPr="006F0389">
        <w:rPr>
          <w:rFonts w:eastAsia="Times New Roman"/>
          <w:color w:val="000000"/>
          <w:lang w:eastAsia="zh-CN"/>
        </w:rPr>
        <w:t>is provided in Table 2.</w:t>
      </w:r>
      <w:r w:rsidR="007C6191">
        <w:rPr>
          <w:rFonts w:eastAsia="Times New Roman"/>
          <w:color w:val="000000"/>
          <w:lang w:eastAsia="zh-CN"/>
        </w:rPr>
        <w:t xml:space="preserve"> </w:t>
      </w:r>
    </w:p>
    <w:p w14:paraId="3D169F55" w14:textId="77777777" w:rsidR="00D750AE" w:rsidRDefault="00D750AE" w:rsidP="002E7C06">
      <w:pPr>
        <w:pStyle w:val="NormalWeb"/>
        <w:jc w:val="both"/>
      </w:pPr>
      <w:r>
        <w:t>In the current version of SPASAM-MSE, the EM can match most movement structures specified in the OM. Exceptions include structural forms of ontogenetic movement (e.g., age-based logistic movement) and systematic temporal trends, which cannot be exactly replicated when movement is estimated within the EM. Instead, the EM approximates these dynamics through movement random effects, which can optionally be correlated among ages or years. These random effects capture variability consistent with the OM but do not reproduce its exact structural forms.</w:t>
      </w:r>
    </w:p>
    <w:p w14:paraId="474CCAFC" w14:textId="7647D72C" w:rsidR="00ED6DCB" w:rsidRDefault="00ED6DCB" w:rsidP="002E7C06">
      <w:pPr>
        <w:pStyle w:val="NormalWeb"/>
        <w:jc w:val="both"/>
        <w:rPr>
          <w:rFonts w:eastAsia="Times New Roman"/>
          <w:color w:val="000000"/>
        </w:rPr>
      </w:pPr>
      <w:r w:rsidRPr="00ED6DCB">
        <w:rPr>
          <w:rFonts w:eastAsia="Times New Roman"/>
          <w:color w:val="000000"/>
        </w:rPr>
        <w:t xml:space="preserve">The structural differences between the OM and EM influence how well spatial dynamics are represented. If the OM includes movement that the EM ignores or simplifies, </w:t>
      </w:r>
      <w:r w:rsidR="008246BE">
        <w:rPr>
          <w:rFonts w:eastAsia="Times New Roman"/>
          <w:color w:val="000000"/>
        </w:rPr>
        <w:t xml:space="preserve">then bias is likely to occur </w:t>
      </w:r>
      <w:r w:rsidRPr="00ED6DCB">
        <w:rPr>
          <w:rFonts w:eastAsia="Times New Roman"/>
          <w:color w:val="000000"/>
        </w:rPr>
        <w:t xml:space="preserve">in </w:t>
      </w:r>
      <w:r w:rsidR="008246BE">
        <w:rPr>
          <w:rFonts w:eastAsia="Times New Roman"/>
          <w:color w:val="000000"/>
        </w:rPr>
        <w:t xml:space="preserve">estimated </w:t>
      </w:r>
      <w:r w:rsidRPr="00ED6DCB">
        <w:rPr>
          <w:rFonts w:eastAsia="Times New Roman"/>
          <w:color w:val="000000"/>
        </w:rPr>
        <w:t>recruitment</w:t>
      </w:r>
      <w:r w:rsidR="008246BE">
        <w:rPr>
          <w:rFonts w:eastAsia="Times New Roman"/>
          <w:color w:val="000000"/>
        </w:rPr>
        <w:t xml:space="preserve"> or</w:t>
      </w:r>
      <w:r w:rsidRPr="00ED6DCB">
        <w:rPr>
          <w:rFonts w:eastAsia="Times New Roman"/>
          <w:color w:val="000000"/>
        </w:rPr>
        <w:t xml:space="preserve"> mortality. In other words, the EM may mistakenly attribute movement-driven changes to </w:t>
      </w:r>
      <w:r w:rsidR="008246BE">
        <w:rPr>
          <w:rFonts w:eastAsia="Times New Roman"/>
          <w:color w:val="000000"/>
        </w:rPr>
        <w:t xml:space="preserve">other </w:t>
      </w:r>
      <w:r w:rsidRPr="00ED6DCB">
        <w:rPr>
          <w:rFonts w:eastAsia="Times New Roman"/>
          <w:color w:val="000000"/>
        </w:rPr>
        <w:t xml:space="preserve">biological processes, </w:t>
      </w:r>
      <w:r w:rsidR="008246BE">
        <w:rPr>
          <w:rFonts w:eastAsia="Times New Roman"/>
          <w:color w:val="000000"/>
        </w:rPr>
        <w:t>caused by</w:t>
      </w:r>
      <w:r w:rsidRPr="00ED6DCB">
        <w:rPr>
          <w:rFonts w:eastAsia="Times New Roman"/>
          <w:color w:val="000000"/>
        </w:rPr>
        <w:t xml:space="preserve"> demographic leakage where demographic signals </w:t>
      </w:r>
      <w:r w:rsidR="008246BE">
        <w:rPr>
          <w:rFonts w:eastAsia="Times New Roman"/>
          <w:color w:val="000000"/>
        </w:rPr>
        <w:t xml:space="preserve">that </w:t>
      </w:r>
      <w:r w:rsidRPr="00ED6DCB">
        <w:rPr>
          <w:rFonts w:eastAsia="Times New Roman"/>
          <w:color w:val="000000"/>
        </w:rPr>
        <w:t xml:space="preserve">"leak" across space </w:t>
      </w:r>
      <w:r w:rsidR="008246BE">
        <w:rPr>
          <w:rFonts w:eastAsia="Times New Roman"/>
          <w:color w:val="000000"/>
        </w:rPr>
        <w:t>are not correctly modeled with</w:t>
      </w:r>
      <w:r w:rsidRPr="00ED6DCB">
        <w:rPr>
          <w:rFonts w:eastAsia="Times New Roman"/>
          <w:color w:val="000000"/>
        </w:rPr>
        <w:t xml:space="preserve"> movement. This type of leakage has been shown to introduce bias in regional estimates when spatial boundaries are incoherent between models and reality</w:t>
      </w:r>
      <w:r w:rsidR="00AE55C5">
        <w:rPr>
          <w:rFonts w:eastAsia="Times New Roman"/>
          <w:color w:val="000000"/>
        </w:rPr>
        <w:t xml:space="preserve"> </w:t>
      </w:r>
      <w:r w:rsidR="008246BE">
        <w:rPr>
          <w:rFonts w:eastAsia="Times New Roman"/>
          <w:color w:val="000000"/>
        </w:rPr>
        <w:t>(</w:t>
      </w:r>
      <w:hyperlink r:id="rId66" w:history="1">
        <w:r w:rsidR="00B479C5" w:rsidRPr="00193D0D">
          <w:rPr>
            <w:rStyle w:val="Hyperlink"/>
          </w:rPr>
          <w:t>Kerr</w:t>
        </w:r>
        <w:r w:rsidR="00B479C5" w:rsidRPr="00193D0D">
          <w:rPr>
            <w:rStyle w:val="Hyperlink"/>
            <w:rFonts w:eastAsia="Times New Roman"/>
          </w:rPr>
          <w:t xml:space="preserve"> et al., 2017</w:t>
        </w:r>
      </w:hyperlink>
      <w:r w:rsidR="00B479C5">
        <w:rPr>
          <w:rFonts w:eastAsia="Times New Roman"/>
          <w:color w:val="000000"/>
        </w:rPr>
        <w:t xml:space="preserve">; </w:t>
      </w:r>
      <w:hyperlink r:id="rId67" w:history="1">
        <w:r w:rsidR="00B479C5" w:rsidRPr="006E5EDE">
          <w:rPr>
            <w:rStyle w:val="Hyperlink"/>
            <w:rFonts w:eastAsia="Times New Roman"/>
          </w:rPr>
          <w:t>Berger et al., 202</w:t>
        </w:r>
        <w:r w:rsidR="00C66D5A" w:rsidRPr="006E5EDE">
          <w:rPr>
            <w:rStyle w:val="Hyperlink"/>
            <w:rFonts w:eastAsia="Times New Roman"/>
          </w:rPr>
          <w:t>1</w:t>
        </w:r>
      </w:hyperlink>
      <w:r w:rsidR="008246BE">
        <w:rPr>
          <w:rFonts w:eastAsia="Times New Roman"/>
          <w:color w:val="000000"/>
        </w:rPr>
        <w:t>)</w:t>
      </w:r>
      <w:r w:rsidR="008F6814">
        <w:rPr>
          <w:rFonts w:eastAsia="Times New Roman"/>
          <w:color w:val="000000"/>
        </w:rPr>
        <w:t xml:space="preserve">. </w:t>
      </w:r>
      <w:r w:rsidR="008F6814" w:rsidRPr="008F6814">
        <w:rPr>
          <w:rFonts w:eastAsia="Times New Roman"/>
          <w:color w:val="000000"/>
        </w:rPr>
        <w:t>Such bias can undermine the effectiveness of management procedures that rely on spatially aggregated indicators.</w:t>
      </w:r>
    </w:p>
    <w:p w14:paraId="0D67786B" w14:textId="0639E4C2" w:rsidR="008E6A53" w:rsidRDefault="008F7757" w:rsidP="008E6A53">
      <w:pPr>
        <w:pStyle w:val="NormalWeb"/>
        <w:jc w:val="both"/>
        <w:rPr>
          <w:rFonts w:eastAsia="Times New Roman"/>
          <w:color w:val="000000"/>
        </w:rPr>
      </w:pPr>
      <w:r>
        <w:rPr>
          <w:rStyle w:val="relative"/>
          <w:color w:val="000000"/>
        </w:rPr>
        <w:t>In addition, SPASAM</w:t>
      </w:r>
      <w:r>
        <w:rPr>
          <w:rStyle w:val="relative"/>
          <w:color w:val="000000"/>
        </w:rPr>
        <w:noBreakHyphen/>
        <w:t xml:space="preserve">MSE offers flexible spatial </w:t>
      </w:r>
      <w:r w:rsidR="002B3E39">
        <w:rPr>
          <w:rStyle w:val="relative"/>
          <w:color w:val="000000"/>
        </w:rPr>
        <w:t xml:space="preserve">data </w:t>
      </w:r>
      <w:r>
        <w:rPr>
          <w:rStyle w:val="relative"/>
          <w:color w:val="000000"/>
        </w:rPr>
        <w:t xml:space="preserve">aggregation so users can simplify their EM relative to the OM. For example, if the OM includes </w:t>
      </w:r>
      <w:r w:rsidR="002B3E39">
        <w:rPr>
          <w:rStyle w:val="relative"/>
          <w:color w:val="000000"/>
        </w:rPr>
        <w:t xml:space="preserve">multiple </w:t>
      </w:r>
      <w:r>
        <w:rPr>
          <w:rStyle w:val="relative"/>
          <w:color w:val="000000"/>
        </w:rPr>
        <w:t>regions</w:t>
      </w:r>
      <w:r w:rsidR="006C3E46">
        <w:rPr>
          <w:rStyle w:val="relative"/>
          <w:color w:val="000000"/>
        </w:rPr>
        <w:t xml:space="preserve">, </w:t>
      </w:r>
      <w:r w:rsidR="002B3E39">
        <w:rPr>
          <w:rStyle w:val="relative"/>
          <w:color w:val="000000"/>
        </w:rPr>
        <w:t xml:space="preserve">then users can combine data from any combination of </w:t>
      </w:r>
      <w:r w:rsidR="00F868A0">
        <w:rPr>
          <w:rStyle w:val="relative"/>
          <w:color w:val="000000"/>
        </w:rPr>
        <w:t>regions or</w:t>
      </w:r>
      <w:r>
        <w:rPr>
          <w:rStyle w:val="relative"/>
          <w:color w:val="000000"/>
        </w:rPr>
        <w:t xml:space="preserve"> omit</w:t>
      </w:r>
      <w:r w:rsidR="002B3E39">
        <w:rPr>
          <w:rStyle w:val="relative"/>
          <w:color w:val="000000"/>
        </w:rPr>
        <w:t xml:space="preserve"> regions</w:t>
      </w:r>
      <w:r>
        <w:rPr>
          <w:rStyle w:val="relative"/>
          <w:color w:val="000000"/>
        </w:rPr>
        <w:t xml:space="preserve"> altogether. This flexibility allows </w:t>
      </w:r>
      <w:r w:rsidR="002B3E39">
        <w:rPr>
          <w:rStyle w:val="relative"/>
          <w:color w:val="000000"/>
        </w:rPr>
        <w:t xml:space="preserve">for evaluation of </w:t>
      </w:r>
      <w:r>
        <w:rPr>
          <w:rStyle w:val="relative"/>
          <w:color w:val="000000"/>
        </w:rPr>
        <w:t>how merging or excluding spatial units</w:t>
      </w:r>
      <w:r w:rsidR="002B3E39">
        <w:rPr>
          <w:rStyle w:val="relative"/>
          <w:color w:val="000000"/>
        </w:rPr>
        <w:t xml:space="preserve"> affects assessment and management. For example, this feature would be useful to evaluate the effects of a marine protected area or offshore wind farm that can create spatial heterogeneity in fishing pressure, survey availability, or fish density. </w:t>
      </w:r>
      <w:r>
        <w:rPr>
          <w:rStyle w:val="relative"/>
          <w:color w:val="000000"/>
        </w:rPr>
        <w:t xml:space="preserve"> </w:t>
      </w:r>
    </w:p>
    <w:p w14:paraId="0000005C" w14:textId="1A872332" w:rsidR="00A907B3" w:rsidRDefault="00154326">
      <w:pPr>
        <w:pStyle w:val="Heading2"/>
        <w:rPr>
          <w:color w:val="000000"/>
        </w:rPr>
      </w:pPr>
      <w:r>
        <w:rPr>
          <w:color w:val="000000"/>
        </w:rPr>
        <w:t>2.</w:t>
      </w:r>
      <w:r w:rsidR="004C6743">
        <w:rPr>
          <w:color w:val="000000"/>
        </w:rPr>
        <w:t>5</w:t>
      </w:r>
      <w:r>
        <w:rPr>
          <w:color w:val="000000"/>
        </w:rPr>
        <w:t xml:space="preserve"> Management Module </w:t>
      </w:r>
    </w:p>
    <w:p w14:paraId="4C35794A" w14:textId="58ECA6E2" w:rsidR="00EC5A87" w:rsidRPr="007E4416" w:rsidRDefault="00EC5A87" w:rsidP="001B0C41">
      <w:pPr>
        <w:pStyle w:val="FootnoteText"/>
      </w:pPr>
      <w:r w:rsidRPr="007E4416">
        <w:t xml:space="preserve">The </w:t>
      </w:r>
      <w:r w:rsidR="002015E4">
        <w:t>management</w:t>
      </w:r>
      <w:r w:rsidRPr="007E4416">
        <w:t xml:space="preserve"> </w:t>
      </w:r>
      <w:r w:rsidR="00A9090F">
        <w:t>m</w:t>
      </w:r>
      <w:r w:rsidRPr="007E4416">
        <w:t>odule includes determining</w:t>
      </w:r>
      <w:r w:rsidR="00A70C41">
        <w:t xml:space="preserve"> how frequently the EM is applied in the feedback period</w:t>
      </w:r>
      <w:r w:rsidRPr="007E4416">
        <w:t xml:space="preserve">, calculating biological reference points, evaluating </w:t>
      </w:r>
      <w:r w:rsidR="00873F83">
        <w:t>population</w:t>
      </w:r>
      <w:r w:rsidRPr="007E4416">
        <w:t xml:space="preserve"> status to inform the HCR, and applying the </w:t>
      </w:r>
      <w:r w:rsidR="00111217">
        <w:t>HCR</w:t>
      </w:r>
      <w:r w:rsidRPr="007E4416">
        <w:t xml:space="preserve"> to project catch. The module can also incorporate management implementation error, which may result in realized catch differing from the projected catch.</w:t>
      </w:r>
    </w:p>
    <w:p w14:paraId="49AFCF80" w14:textId="33E21787" w:rsidR="00B26CEB" w:rsidRPr="00CB65B9" w:rsidRDefault="007A6F00" w:rsidP="00CB65B9">
      <w:pPr>
        <w:pStyle w:val="Heading3"/>
      </w:pPr>
      <w:r>
        <w:t>2.</w:t>
      </w:r>
      <w:r w:rsidR="004C6743">
        <w:t>5</w:t>
      </w:r>
      <w:r>
        <w:t>.1 Biological Reference Points (BRPs)</w:t>
      </w:r>
    </w:p>
    <w:p w14:paraId="4F6ED010" w14:textId="6257844D" w:rsidR="00B26CEB" w:rsidRPr="00B26CEB" w:rsidRDefault="00B26CEB" w:rsidP="00150814">
      <w:pPr>
        <w:spacing w:before="100" w:beforeAutospacing="1" w:after="100" w:afterAutospacing="1" w:line="240" w:lineRule="auto"/>
        <w:jc w:val="both"/>
        <w:rPr>
          <w:rFonts w:eastAsia="Times New Roman"/>
          <w:lang w:eastAsia="zh-CN"/>
        </w:rPr>
      </w:pPr>
      <w:r w:rsidRPr="00B26CEB">
        <w:rPr>
          <w:rFonts w:eastAsia="Times New Roman"/>
          <w:lang w:eastAsia="zh-CN"/>
        </w:rPr>
        <w:t xml:space="preserve">The method used to calculate global biological reference points (BRPs) for spatially </w:t>
      </w:r>
      <w:r w:rsidR="007448D4">
        <w:rPr>
          <w:rFonts w:eastAsia="Times New Roman"/>
          <w:lang w:eastAsia="zh-CN"/>
        </w:rPr>
        <w:t>explicit</w:t>
      </w:r>
      <w:r w:rsidRPr="00B26CEB">
        <w:rPr>
          <w:rFonts w:eastAsia="Times New Roman"/>
          <w:lang w:eastAsia="zh-CN"/>
        </w:rPr>
        <w:t xml:space="preserve"> models follows the approach described in detail in </w:t>
      </w:r>
      <w:r w:rsidR="00B72F31">
        <w:rPr>
          <w:rFonts w:eastAsia="Times New Roman"/>
          <w:lang w:eastAsia="zh-CN"/>
        </w:rPr>
        <w:t xml:space="preserve">Miller et al. </w:t>
      </w:r>
      <w:r w:rsidR="00BF7430">
        <w:rPr>
          <w:rFonts w:eastAsia="Times New Roman"/>
          <w:lang w:eastAsia="zh-CN"/>
        </w:rPr>
        <w:t>(2025</w:t>
      </w:r>
      <w:r w:rsidRPr="00B26CEB">
        <w:rPr>
          <w:rFonts w:eastAsia="Times New Roman"/>
          <w:lang w:eastAsia="zh-CN"/>
        </w:rPr>
        <w:t>). The global </w:t>
      </w:r>
      <w:r w:rsidRPr="00B26CEB">
        <w:rPr>
          <w:rFonts w:eastAsia="Times New Roman"/>
          <w:i/>
          <w:iCs/>
          <w:lang w:eastAsia="zh-CN"/>
        </w:rPr>
        <w:t>F</w:t>
      </w:r>
      <w:r w:rsidR="00775CCA" w:rsidRPr="00B26CEB">
        <w:rPr>
          <w:rFonts w:eastAsia="Times New Roman"/>
          <w:i/>
          <w:iCs/>
          <w:vertAlign w:val="subscript"/>
          <w:lang w:eastAsia="zh-CN"/>
        </w:rPr>
        <w:t>X%</w:t>
      </w:r>
      <w:r w:rsidRPr="00B26CEB">
        <w:rPr>
          <w:rFonts w:eastAsia="Times New Roman"/>
          <w:i/>
          <w:iCs/>
          <w:vertAlign w:val="subscript"/>
          <w:lang w:eastAsia="zh-CN"/>
        </w:rPr>
        <w:t>​</w:t>
      </w:r>
      <w:r w:rsidRPr="00B26CEB">
        <w:rPr>
          <w:rFonts w:eastAsia="Times New Roman"/>
          <w:i/>
          <w:iCs/>
          <w:lang w:eastAsia="zh-CN"/>
        </w:rPr>
        <w:t> </w:t>
      </w:r>
      <w:r w:rsidRPr="00B26CEB">
        <w:rPr>
          <w:rFonts w:eastAsia="Times New Roman"/>
          <w:lang w:eastAsia="zh-CN"/>
        </w:rPr>
        <w:t>is defined as the fishing mortality rate that reduces the global spawning potential ratio (SPR) to X</w:t>
      </w:r>
      <w:r w:rsidR="00E1052F">
        <w:rPr>
          <w:rFonts w:eastAsia="Times New Roman"/>
          <w:lang w:eastAsia="zh-CN"/>
        </w:rPr>
        <w:t>%</w:t>
      </w:r>
      <w:r w:rsidRPr="00B26CEB">
        <w:rPr>
          <w:rFonts w:eastAsia="Times New Roman"/>
          <w:lang w:eastAsia="zh-CN"/>
        </w:rPr>
        <w:t xml:space="preserve">, where SPR is the ratio of spawning biomass per recruit (SSBPR) at a given fishing mortality rate to that in the unfished state. When </w:t>
      </w:r>
      <w:r w:rsidR="00630F37">
        <w:rPr>
          <w:color w:val="000000"/>
        </w:rPr>
        <w:t>a Beverton-Holt or Ricker stock-recruit relationship is assumed</w:t>
      </w:r>
      <w:r w:rsidRPr="00B26CEB">
        <w:rPr>
          <w:rFonts w:eastAsia="Times New Roman"/>
          <w:lang w:eastAsia="zh-CN"/>
        </w:rPr>
        <w:t>, the global </w:t>
      </w:r>
      <w:r w:rsidRPr="00B26CEB">
        <w:rPr>
          <w:rFonts w:eastAsia="Times New Roman"/>
          <w:i/>
          <w:iCs/>
          <w:lang w:eastAsia="zh-CN"/>
        </w:rPr>
        <w:t>F</w:t>
      </w:r>
      <w:r w:rsidRPr="00B26CEB">
        <w:rPr>
          <w:rFonts w:eastAsia="Times New Roman"/>
          <w:i/>
          <w:iCs/>
          <w:vertAlign w:val="subscript"/>
          <w:lang w:eastAsia="zh-CN"/>
        </w:rPr>
        <w:t>MSY</w:t>
      </w:r>
      <w:r w:rsidRPr="00B26CEB">
        <w:rPr>
          <w:rFonts w:eastAsia="Times New Roman"/>
          <w:lang w:eastAsia="zh-CN"/>
        </w:rPr>
        <w:t>​ is computed as the fishing mortality that maximizes the equilibrium yield, defined as the product of equilibrium recruitment and yield per recruit (YPR). Inputs to the SSBPR and YPR calculations are averaged over a user-specified set of years to reflect prevailing biological and fishery conditions.</w:t>
      </w:r>
    </w:p>
    <w:p w14:paraId="7CF66725" w14:textId="77777777" w:rsidR="003927FA" w:rsidRDefault="0039491A" w:rsidP="00B170D2">
      <w:pPr>
        <w:pStyle w:val="NormalWeb"/>
        <w:jc w:val="both"/>
        <w:rPr>
          <w:rFonts w:eastAsia="Times New Roman"/>
        </w:rPr>
      </w:pPr>
      <w:r w:rsidRPr="0039491A">
        <w:rPr>
          <w:rFonts w:eastAsia="Times New Roman"/>
        </w:rPr>
        <w:lastRenderedPageBreak/>
        <w:t xml:space="preserve">In a </w:t>
      </w:r>
      <w:proofErr w:type="gramStart"/>
      <w:r w:rsidRPr="0039491A">
        <w:rPr>
          <w:rFonts w:eastAsia="Times New Roman"/>
        </w:rPr>
        <w:t>single-region</w:t>
      </w:r>
      <w:proofErr w:type="gramEnd"/>
      <w:r w:rsidRPr="0039491A">
        <w:rPr>
          <w:rFonts w:eastAsia="Times New Roman"/>
        </w:rPr>
        <w:t xml:space="preserve"> panmictic model (e.g., </w:t>
      </w:r>
      <w:r w:rsidRPr="00F66127">
        <w:rPr>
          <w:rFonts w:eastAsia="Times New Roman"/>
          <w:iCs/>
        </w:rPr>
        <w:t>PAN</w:t>
      </w:r>
      <w:r w:rsidRPr="00F66127">
        <w:rPr>
          <w:rFonts w:eastAsia="Times New Roman"/>
        </w:rPr>
        <w:t xml:space="preserve"> </w:t>
      </w:r>
      <w:r w:rsidRPr="0039491A">
        <w:rPr>
          <w:rFonts w:eastAsia="Times New Roman"/>
        </w:rPr>
        <w:t xml:space="preserve">or </w:t>
      </w:r>
      <w:r w:rsidRPr="00F66127">
        <w:rPr>
          <w:rFonts w:eastAsia="Times New Roman"/>
          <w:iCs/>
        </w:rPr>
        <w:t>FAA</w:t>
      </w:r>
      <w:r w:rsidRPr="0039491A">
        <w:rPr>
          <w:rFonts w:eastAsia="Times New Roman"/>
        </w:rPr>
        <w:t xml:space="preserve">), only one SPR is calculated, which </w:t>
      </w:r>
      <w:proofErr w:type="gramStart"/>
      <w:r w:rsidRPr="0039491A">
        <w:rPr>
          <w:rFonts w:eastAsia="Times New Roman"/>
        </w:rPr>
        <w:t>by definition serves</w:t>
      </w:r>
      <w:proofErr w:type="gramEnd"/>
      <w:r w:rsidRPr="0039491A">
        <w:rPr>
          <w:rFonts w:eastAsia="Times New Roman"/>
        </w:rPr>
        <w:t xml:space="preserve"> as the global BRP. Similarly, in </w:t>
      </w:r>
      <w:r w:rsidRPr="00217AED">
        <w:rPr>
          <w:rFonts w:eastAsia="Times New Roman"/>
          <w:iCs/>
        </w:rPr>
        <w:t>SEP</w:t>
      </w:r>
      <w:r w:rsidRPr="0039491A">
        <w:rPr>
          <w:rFonts w:eastAsia="Times New Roman"/>
        </w:rPr>
        <w:t xml:space="preserve"> when BRPs are estimated separately by region, each region-specific SPR functions as a distinct local BRP, consistent with the assumption that regions represent biologically independent populations.</w:t>
      </w:r>
    </w:p>
    <w:p w14:paraId="79B7C0AB" w14:textId="74C87309" w:rsidR="002A67FC" w:rsidRPr="00632470" w:rsidRDefault="00C2003D" w:rsidP="00B170D2">
      <w:pPr>
        <w:pStyle w:val="NormalWeb"/>
        <w:jc w:val="both"/>
      </w:pPr>
      <w:r>
        <w:t>For BRP calculations in spatially structured models</w:t>
      </w:r>
      <w:r w:rsidR="00B170D2" w:rsidRPr="00757113">
        <w:rPr>
          <w:color w:val="000000"/>
        </w:rPr>
        <w:t xml:space="preserve">, </w:t>
      </w:r>
      <w:r w:rsidR="00B170D2">
        <w:rPr>
          <w:color w:val="000000"/>
        </w:rPr>
        <w:t xml:space="preserve">a </w:t>
      </w:r>
      <w:r w:rsidR="00B170D2" w:rsidRPr="00757113">
        <w:rPr>
          <w:color w:val="000000"/>
        </w:rPr>
        <w:t xml:space="preserve">total </w:t>
      </w:r>
      <w:r w:rsidR="00B170D2" w:rsidRPr="00757113">
        <w:rPr>
          <w:i/>
          <w:iCs/>
          <w:color w:val="000000"/>
        </w:rPr>
        <w:t>F</w:t>
      </w:r>
      <w:r w:rsidR="00B170D2" w:rsidRPr="00757113">
        <w:rPr>
          <w:color w:val="000000"/>
        </w:rPr>
        <w:t xml:space="preserve">-at-age is computed by summing </w:t>
      </w:r>
      <w:r w:rsidR="00B170D2" w:rsidRPr="00757113">
        <w:rPr>
          <w:i/>
          <w:iCs/>
          <w:color w:val="000000"/>
        </w:rPr>
        <w:t>F</w:t>
      </w:r>
      <w:r w:rsidR="00B170D2" w:rsidRPr="00757113">
        <w:rPr>
          <w:color w:val="000000"/>
        </w:rPr>
        <w:t xml:space="preserve">-at-age values across fleets </w:t>
      </w:r>
      <w:r w:rsidR="00B170D2">
        <w:rPr>
          <w:color w:val="000000"/>
        </w:rPr>
        <w:t>and</w:t>
      </w:r>
      <w:r w:rsidR="00B170D2" w:rsidRPr="00757113">
        <w:rPr>
          <w:color w:val="000000"/>
        </w:rPr>
        <w:t xml:space="preserve"> regions. The age with the highest total </w:t>
      </w:r>
      <w:r w:rsidR="00B170D2" w:rsidRPr="00757113">
        <w:rPr>
          <w:i/>
          <w:iCs/>
          <w:color w:val="000000"/>
        </w:rPr>
        <w:t>F</w:t>
      </w:r>
      <w:r w:rsidR="00B170D2" w:rsidRPr="00757113">
        <w:rPr>
          <w:color w:val="000000"/>
        </w:rPr>
        <w:t xml:space="preserve">-at-age defines the fully selected age, and the corresponding </w:t>
      </w:r>
      <w:r w:rsidR="00B170D2" w:rsidRPr="00757113">
        <w:rPr>
          <w:i/>
          <w:iCs/>
          <w:color w:val="000000"/>
        </w:rPr>
        <w:t>F</w:t>
      </w:r>
      <w:r w:rsidR="00B170D2" w:rsidRPr="00757113">
        <w:rPr>
          <w:color w:val="000000"/>
        </w:rPr>
        <w:t xml:space="preserve"> is considered the</w:t>
      </w:r>
      <w:r w:rsidR="00B170D2">
        <w:rPr>
          <w:rStyle w:val="apple-converted-space"/>
          <w:color w:val="000000"/>
        </w:rPr>
        <w:t xml:space="preserve"> </w:t>
      </w:r>
      <w:r w:rsidR="00B170D2" w:rsidRPr="003B7841">
        <w:rPr>
          <w:rStyle w:val="Strong"/>
          <w:b w:val="0"/>
          <w:bCs w:val="0"/>
          <w:color w:val="000000"/>
        </w:rPr>
        <w:t xml:space="preserve">global fully selected </w:t>
      </w:r>
      <w:r w:rsidR="00B170D2" w:rsidRPr="003B7841">
        <w:rPr>
          <w:rStyle w:val="Strong"/>
          <w:b w:val="0"/>
          <w:bCs w:val="0"/>
          <w:i/>
          <w:iCs/>
          <w:color w:val="000000"/>
        </w:rPr>
        <w:t>F</w:t>
      </w:r>
      <w:r w:rsidR="00B170D2" w:rsidRPr="00757113">
        <w:rPr>
          <w:color w:val="000000"/>
        </w:rPr>
        <w:t>.</w:t>
      </w:r>
      <w:r w:rsidR="00B170D2">
        <w:rPr>
          <w:color w:val="000000"/>
        </w:rPr>
        <w:t xml:space="preserve"> </w:t>
      </w:r>
      <w:r w:rsidR="00B170D2" w:rsidRPr="00757113">
        <w:rPr>
          <w:color w:val="000000"/>
        </w:rPr>
        <w:t xml:space="preserve">The </w:t>
      </w:r>
      <w:r w:rsidR="00B170D2">
        <w:rPr>
          <w:color w:val="000000"/>
        </w:rPr>
        <w:t xml:space="preserve">equilibrium </w:t>
      </w:r>
      <w:r w:rsidR="00B170D2" w:rsidRPr="00757113">
        <w:rPr>
          <w:color w:val="000000"/>
        </w:rPr>
        <w:t xml:space="preserve">global </w:t>
      </w:r>
      <w:r w:rsidR="00B170D2">
        <w:rPr>
          <w:color w:val="000000"/>
        </w:rPr>
        <w:t>SPR</w:t>
      </w:r>
      <w:r w:rsidR="00B170D2" w:rsidRPr="00757113">
        <w:rPr>
          <w:color w:val="000000"/>
        </w:rPr>
        <w:t xml:space="preserve"> is then calculated as a</w:t>
      </w:r>
      <w:r w:rsidR="00B170D2" w:rsidRPr="00757113">
        <w:rPr>
          <w:rStyle w:val="apple-converted-space"/>
          <w:color w:val="000000"/>
        </w:rPr>
        <w:t> </w:t>
      </w:r>
      <w:r w:rsidR="00B170D2" w:rsidRPr="00050EB6">
        <w:rPr>
          <w:rStyle w:val="Strong"/>
          <w:b w:val="0"/>
          <w:bCs w:val="0"/>
          <w:color w:val="000000"/>
        </w:rPr>
        <w:t>weighted sum</w:t>
      </w:r>
      <w:r w:rsidR="00B170D2">
        <w:rPr>
          <w:color w:val="000000"/>
        </w:rPr>
        <w:t xml:space="preserve"> of SPRs</w:t>
      </w:r>
      <w:r w:rsidR="000E40E9">
        <w:rPr>
          <w:color w:val="000000"/>
        </w:rPr>
        <w:t xml:space="preserve"> </w:t>
      </w:r>
      <w:r w:rsidR="004244CD" w:rsidRPr="004244CD">
        <w:rPr>
          <w:color w:val="000000"/>
        </w:rPr>
        <w:t>across populations and regions</w:t>
      </w:r>
      <w:r w:rsidR="004244CD">
        <w:rPr>
          <w:color w:val="000000"/>
        </w:rPr>
        <w:t xml:space="preserve">, </w:t>
      </w:r>
      <w:r w:rsidR="00B170D2">
        <w:rPr>
          <w:color w:val="000000"/>
        </w:rPr>
        <w:t xml:space="preserve">conditioned on prevailing conditions (average weight-at-age, maturity-at-age, natural mortality, selectivity, and movement over </w:t>
      </w:r>
      <w:r w:rsidR="00553FA0">
        <w:rPr>
          <w:color w:val="000000"/>
        </w:rPr>
        <w:t xml:space="preserve">the </w:t>
      </w:r>
      <w:r w:rsidR="00B170D2">
        <w:rPr>
          <w:color w:val="000000"/>
        </w:rPr>
        <w:t xml:space="preserve">last </w:t>
      </w:r>
      <w:r w:rsidR="00B170D2" w:rsidRPr="004D37F4">
        <w:rPr>
          <w:i/>
          <w:iCs/>
          <w:color w:val="000000"/>
        </w:rPr>
        <w:t>n</w:t>
      </w:r>
      <w:r w:rsidR="00B170D2">
        <w:rPr>
          <w:color w:val="000000"/>
        </w:rPr>
        <w:t xml:space="preserve"> years).</w:t>
      </w:r>
      <w:r w:rsidR="005F4BD3">
        <w:rPr>
          <w:color w:val="000000"/>
        </w:rPr>
        <w:t xml:space="preserve"> </w:t>
      </w:r>
      <w:r w:rsidR="006E2F87">
        <w:t xml:space="preserve">Weights may be based on (1) average regional recruitment over the past </w:t>
      </w:r>
      <w:r w:rsidR="009A353B">
        <w:rPr>
          <w:rStyle w:val="katex-mathml"/>
        </w:rPr>
        <w:t>n</w:t>
      </w:r>
      <w:r w:rsidR="006E2F87">
        <w:t xml:space="preserve"> years, (2) average regional fleet catch or survey indices over the past </w:t>
      </w:r>
      <w:r w:rsidR="00571470">
        <w:rPr>
          <w:rStyle w:val="katex-mathml"/>
        </w:rPr>
        <w:t>n</w:t>
      </w:r>
      <w:r w:rsidR="006E2F87">
        <w:t xml:space="preserve"> years, or (3) user-specified values.</w:t>
      </w:r>
      <w:r w:rsidR="004D7FFD" w:rsidRPr="00632470">
        <w:t xml:space="preserve"> </w:t>
      </w:r>
    </w:p>
    <w:p w14:paraId="165B48EE" w14:textId="6C06934C" w:rsidR="00CC5AB6" w:rsidRDefault="00040DE4" w:rsidP="00F14057">
      <w:pPr>
        <w:pStyle w:val="NormalWeb"/>
        <w:jc w:val="both"/>
        <w:rPr>
          <w:rStyle w:val="katex"/>
        </w:rPr>
      </w:pPr>
      <w:r>
        <w:rPr>
          <w:rFonts w:eastAsia="Times New Roman"/>
        </w:rPr>
        <w:t>Fishing mortality</w:t>
      </w:r>
      <w:r w:rsidR="004E455F" w:rsidRPr="004E455F">
        <w:rPr>
          <w:rFonts w:eastAsia="Times New Roman"/>
        </w:rPr>
        <w:t xml:space="preserve"> </w:t>
      </w:r>
      <w:proofErr w:type="gramStart"/>
      <w:r w:rsidR="004E455F" w:rsidRPr="004E455F">
        <w:rPr>
          <w:rFonts w:eastAsia="Times New Roman"/>
        </w:rPr>
        <w:t>in a given</w:t>
      </w:r>
      <w:proofErr w:type="gramEnd"/>
      <w:r w:rsidR="004E455F" w:rsidRPr="004E455F">
        <w:rPr>
          <w:rFonts w:eastAsia="Times New Roman"/>
        </w:rPr>
        <w:t xml:space="preserve"> region may affect multiple populations that reside in or migrate through </w:t>
      </w:r>
      <w:r w:rsidR="00A70C41">
        <w:rPr>
          <w:rFonts w:eastAsia="Times New Roman"/>
        </w:rPr>
        <w:t>an</w:t>
      </w:r>
      <w:r w:rsidR="004E455F" w:rsidRPr="004E455F">
        <w:rPr>
          <w:rFonts w:eastAsia="Times New Roman"/>
        </w:rPr>
        <w:t xml:space="preserve"> area</w:t>
      </w:r>
      <w:r w:rsidR="00A70C41">
        <w:rPr>
          <w:rFonts w:eastAsia="Times New Roman"/>
        </w:rPr>
        <w:t xml:space="preserve"> due to movement among regions</w:t>
      </w:r>
      <w:r w:rsidR="004E455F" w:rsidRPr="004E455F">
        <w:rPr>
          <w:rFonts w:eastAsia="Times New Roman"/>
        </w:rPr>
        <w:t>.</w:t>
      </w:r>
      <w:r w:rsidR="004E455F">
        <w:rPr>
          <w:rFonts w:eastAsia="Times New Roman"/>
        </w:rPr>
        <w:t xml:space="preserve"> </w:t>
      </w:r>
      <w:r w:rsidR="007C6861" w:rsidRPr="007C6861">
        <w:rPr>
          <w:rFonts w:eastAsia="Times New Roman"/>
        </w:rPr>
        <w:t xml:space="preserve">Thus, even though each population has a distinct </w:t>
      </w:r>
      <w:r w:rsidR="00D7484D">
        <w:rPr>
          <w:rFonts w:eastAsia="Times New Roman"/>
        </w:rPr>
        <w:t>SPR</w:t>
      </w:r>
      <w:r w:rsidR="007C6861" w:rsidRPr="007C6861">
        <w:rPr>
          <w:rFonts w:eastAsia="Times New Roman"/>
        </w:rPr>
        <w:t xml:space="preserve"> curve, the total </w:t>
      </w:r>
      <w:r w:rsidR="00872D47" w:rsidRPr="00872D47">
        <w:rPr>
          <w:rFonts w:eastAsia="Times New Roman"/>
          <w:i/>
          <w:iCs/>
        </w:rPr>
        <w:t>F</w:t>
      </w:r>
      <w:r w:rsidR="007C6861" w:rsidRPr="007C6861">
        <w:rPr>
          <w:rFonts w:eastAsia="Times New Roman"/>
        </w:rPr>
        <w:t xml:space="preserve"> experienced by individuals of a </w:t>
      </w:r>
      <w:r w:rsidR="006B2BCC">
        <w:rPr>
          <w:rFonts w:eastAsia="Times New Roman"/>
        </w:rPr>
        <w:t>population</w:t>
      </w:r>
      <w:r w:rsidR="007C6861" w:rsidRPr="007C6861">
        <w:rPr>
          <w:rFonts w:eastAsia="Times New Roman"/>
        </w:rPr>
        <w:t xml:space="preserve"> can be spatially distributed. This means that calculating an</w:t>
      </w:r>
      <w:r w:rsidR="006B06DB" w:rsidRPr="007C6861">
        <w:rPr>
          <w:rFonts w:eastAsia="Times New Roman"/>
        </w:rPr>
        <w:t xml:space="preserve"> </w:t>
      </w:r>
      <w:r w:rsidR="007C6861" w:rsidRPr="007C6861">
        <w:rPr>
          <w:rFonts w:eastAsia="Times New Roman"/>
          <w:i/>
          <w:iCs/>
        </w:rPr>
        <w:t>F</w:t>
      </w:r>
      <w:r w:rsidR="007C6861" w:rsidRPr="007C6861">
        <w:rPr>
          <w:rFonts w:eastAsia="Times New Roman"/>
          <w:i/>
          <w:iCs/>
          <w:vertAlign w:val="subscript"/>
        </w:rPr>
        <w:t>X%​</w:t>
      </w:r>
      <w:r w:rsidR="007C6861" w:rsidRPr="007C6861">
        <w:rPr>
          <w:rFonts w:eastAsia="Times New Roman"/>
        </w:rPr>
        <w:t xml:space="preserve"> for a given population must account for the cumulative </w:t>
      </w:r>
      <w:r w:rsidR="00027999" w:rsidRPr="003702CF">
        <w:rPr>
          <w:rFonts w:eastAsia="Times New Roman"/>
          <w:i/>
          <w:iCs/>
        </w:rPr>
        <w:t>F</w:t>
      </w:r>
      <w:r w:rsidR="007C6861" w:rsidRPr="007C6861">
        <w:rPr>
          <w:rFonts w:eastAsia="Times New Roman"/>
        </w:rPr>
        <w:t xml:space="preserve"> it experiences across regions. Since different populations may have different biological parameters and movement patterns, the same total </w:t>
      </w:r>
      <w:r w:rsidR="007C6861" w:rsidRPr="007C6861">
        <w:rPr>
          <w:rFonts w:eastAsia="Times New Roman"/>
          <w:i/>
          <w:iCs/>
        </w:rPr>
        <w:t>F</w:t>
      </w:r>
      <w:r w:rsidR="007C6861" w:rsidRPr="007C6861">
        <w:rPr>
          <w:rFonts w:eastAsia="Times New Roman"/>
        </w:rPr>
        <w:t xml:space="preserve"> may not produce an SPR of exactly X% for all populations simultaneously. </w:t>
      </w:r>
      <w:r w:rsidR="008F63DA">
        <w:t>A</w:t>
      </w:r>
      <w:r w:rsidR="009C626D">
        <w:t xml:space="preserve"> global</w:t>
      </w:r>
      <w:r w:rsidR="009C626D">
        <w:rPr>
          <w:rStyle w:val="apple-converted-space"/>
        </w:rPr>
        <w:t> </w:t>
      </w:r>
      <w:r w:rsidR="009C626D" w:rsidRPr="00EC4069">
        <w:rPr>
          <w:rStyle w:val="katex-mathml"/>
          <w:i/>
          <w:iCs/>
        </w:rPr>
        <w:t>F</w:t>
      </w:r>
      <w:r w:rsidR="009C626D" w:rsidRPr="00EC4069">
        <w:rPr>
          <w:rStyle w:val="mord"/>
          <w:i/>
          <w:iCs/>
          <w:vertAlign w:val="subscript"/>
        </w:rPr>
        <w:t>X%</w:t>
      </w:r>
      <w:r w:rsidR="009C626D" w:rsidRPr="00EC4069">
        <w:rPr>
          <w:rStyle w:val="vlist-s"/>
          <w:i/>
          <w:iCs/>
        </w:rPr>
        <w:t>​</w:t>
      </w:r>
      <w:r w:rsidR="004A15AC">
        <w:rPr>
          <w:rStyle w:val="vlist-s"/>
          <w:i/>
          <w:iCs/>
        </w:rPr>
        <w:t xml:space="preserve"> </w:t>
      </w:r>
      <w:r w:rsidR="00F04ACE">
        <w:rPr>
          <w:rStyle w:val="katex"/>
        </w:rPr>
        <w:t>therefore r</w:t>
      </w:r>
      <w:r w:rsidR="009300C6">
        <w:rPr>
          <w:rStyle w:val="katex"/>
        </w:rPr>
        <w:t>e</w:t>
      </w:r>
      <w:r w:rsidR="009C626D">
        <w:rPr>
          <w:rStyle w:val="katex"/>
        </w:rPr>
        <w:t>presents a weighted</w:t>
      </w:r>
      <w:r w:rsidR="00327C1A">
        <w:rPr>
          <w:rStyle w:val="katex"/>
        </w:rPr>
        <w:t xml:space="preserve"> </w:t>
      </w:r>
      <w:r w:rsidR="009C626D">
        <w:rPr>
          <w:rStyle w:val="katex"/>
        </w:rPr>
        <w:t>SPR across all populations</w:t>
      </w:r>
      <w:r w:rsidR="004C1C67">
        <w:rPr>
          <w:rStyle w:val="katex"/>
        </w:rPr>
        <w:t xml:space="preserve">, </w:t>
      </w:r>
      <w:r w:rsidR="004C1C67">
        <w:t>with weights defined as above.</w:t>
      </w:r>
    </w:p>
    <w:p w14:paraId="1CCF08DC" w14:textId="3CEE2056" w:rsidR="007737DE" w:rsidRPr="007737DE" w:rsidRDefault="007737DE" w:rsidP="007737DE">
      <w:pPr>
        <w:spacing w:before="100" w:beforeAutospacing="1" w:after="100" w:afterAutospacing="1" w:line="240" w:lineRule="auto"/>
        <w:jc w:val="both"/>
        <w:rPr>
          <w:rFonts w:eastAsia="Times New Roman"/>
          <w:color w:val="000000"/>
          <w:lang w:eastAsia="zh-CN"/>
        </w:rPr>
      </w:pPr>
      <w:r w:rsidRPr="007737DE">
        <w:rPr>
          <w:rFonts w:eastAsia="Times New Roman"/>
          <w:color w:val="000000"/>
          <w:lang w:eastAsia="zh-CN"/>
        </w:rPr>
        <w:t>Under natal homing dynamics, each population returns to its natal region to spawn, meaning that regions and populations are effectively synonymous in BRP estimation. Because reproductive mixing is limited, biological characteristics</w:t>
      </w:r>
      <w:r w:rsidR="000838B6">
        <w:rPr>
          <w:rFonts w:eastAsia="Times New Roman"/>
          <w:color w:val="000000"/>
          <w:lang w:eastAsia="zh-CN"/>
        </w:rPr>
        <w:t xml:space="preserve"> </w:t>
      </w:r>
      <w:r w:rsidRPr="007737DE">
        <w:rPr>
          <w:rFonts w:eastAsia="Times New Roman"/>
          <w:color w:val="000000"/>
          <w:lang w:eastAsia="zh-CN"/>
        </w:rPr>
        <w:t>such as weight-at-age, maturity-at-age, natural mortality, and the stock–recruit relationship</w:t>
      </w:r>
      <w:r w:rsidR="009A7700">
        <w:rPr>
          <w:rFonts w:eastAsia="Times New Roman"/>
          <w:color w:val="000000"/>
          <w:lang w:eastAsia="zh-CN"/>
        </w:rPr>
        <w:t xml:space="preserve">, </w:t>
      </w:r>
      <w:r w:rsidRPr="007737DE">
        <w:rPr>
          <w:rFonts w:eastAsia="Times New Roman"/>
          <w:color w:val="000000"/>
          <w:lang w:eastAsia="zh-CN"/>
        </w:rPr>
        <w:t>can be defined at the regional level and are assumed to remain consistent within each region during the spawning season.</w:t>
      </w:r>
    </w:p>
    <w:p w14:paraId="098ED781" w14:textId="3379A648" w:rsidR="003A6645" w:rsidRDefault="00546BDF" w:rsidP="003A6645">
      <w:pPr>
        <w:pStyle w:val="NormalWeb"/>
        <w:jc w:val="both"/>
        <w:rPr>
          <w:color w:val="000000"/>
        </w:rPr>
      </w:pPr>
      <w:r>
        <w:rPr>
          <w:color w:val="000000"/>
        </w:rPr>
        <w:t>U</w:t>
      </w:r>
      <w:r w:rsidR="00E26C10" w:rsidRPr="00E26C10">
        <w:rPr>
          <w:color w:val="000000"/>
        </w:rPr>
        <w:t>nder metapopulation dynamics, individuals from multiple subpopulations may occupy the same region during spawning. For reference point calculations, it is assumed that incoming individuals adopt the biological characteristics of the population associated with the region they enter, rather than retaining traits from their natal origin.</w:t>
      </w:r>
      <w:r w:rsidR="00CC3960">
        <w:rPr>
          <w:color w:val="000000"/>
        </w:rPr>
        <w:t xml:space="preserve"> R</w:t>
      </w:r>
      <w:r w:rsidR="00E26C10" w:rsidRPr="00E26C10">
        <w:rPr>
          <w:color w:val="000000"/>
        </w:rPr>
        <w:t xml:space="preserve">ecruitment in each region is assumed to depend solely on the local </w:t>
      </w:r>
      <w:r w:rsidR="00BA44CF">
        <w:rPr>
          <w:color w:val="000000"/>
        </w:rPr>
        <w:t>SSB</w:t>
      </w:r>
      <w:r w:rsidR="00E26C10" w:rsidRPr="00E26C10">
        <w:rPr>
          <w:color w:val="000000"/>
        </w:rPr>
        <w:t>, without tracking the original source population of the spawners.</w:t>
      </w:r>
      <w:r w:rsidR="00E26C10">
        <w:rPr>
          <w:color w:val="000000"/>
        </w:rPr>
        <w:t xml:space="preserve"> </w:t>
      </w:r>
    </w:p>
    <w:p w14:paraId="29E93056" w14:textId="745C1542" w:rsidR="0008016E" w:rsidRDefault="0008016E" w:rsidP="00CD2560">
      <w:pPr>
        <w:pStyle w:val="Heading3"/>
      </w:pPr>
      <w:r>
        <w:t>2.</w:t>
      </w:r>
      <w:r w:rsidR="004C6743">
        <w:t>5</w:t>
      </w:r>
      <w:r>
        <w:t>.</w:t>
      </w:r>
      <w:r w:rsidR="008D4868">
        <w:t>2</w:t>
      </w:r>
      <w:r>
        <w:t xml:space="preserve"> Harvest Control Rule</w:t>
      </w:r>
      <w:r w:rsidR="004E1370">
        <w:t>s</w:t>
      </w:r>
      <w:r>
        <w:t xml:space="preserve"> (HCR</w:t>
      </w:r>
      <w:r w:rsidR="004E1370">
        <w:t>s</w:t>
      </w:r>
      <w:r>
        <w:t>)</w:t>
      </w:r>
    </w:p>
    <w:p w14:paraId="56F52785" w14:textId="4C164FB4" w:rsidR="00F13F27" w:rsidRDefault="0085254E" w:rsidP="002E7C06">
      <w:pPr>
        <w:jc w:val="both"/>
      </w:pPr>
      <w:r>
        <w:t>Users have the option to set</w:t>
      </w:r>
      <w:r w:rsidR="001572AA">
        <w:t xml:space="preserve"> a variety of</w:t>
      </w:r>
      <w:r>
        <w:t xml:space="preserve"> </w:t>
      </w:r>
      <w:r w:rsidR="00B005D5">
        <w:t>HCRs</w:t>
      </w:r>
      <w:r w:rsidR="001572AA">
        <w:t xml:space="preserve"> based </w:t>
      </w:r>
      <w:r w:rsidR="0089585C">
        <w:t xml:space="preserve">on </w:t>
      </w:r>
      <w:r w:rsidR="00FA1E8F" w:rsidRPr="008741AF">
        <w:rPr>
          <w:i/>
          <w:iCs/>
          <w:color w:val="000000"/>
        </w:rPr>
        <w:t>F</w:t>
      </w:r>
      <w:r w:rsidR="00FA1E8F" w:rsidRPr="008741AF">
        <w:rPr>
          <w:i/>
          <w:iCs/>
          <w:color w:val="000000"/>
          <w:vertAlign w:val="subscript"/>
        </w:rPr>
        <w:t>X%</w:t>
      </w:r>
      <w:r w:rsidR="00FA1E8F">
        <w:rPr>
          <w:color w:val="000000"/>
        </w:rPr>
        <w:t xml:space="preserve"> </w:t>
      </w:r>
      <w:r>
        <w:rPr>
          <w:rStyle w:val="katex"/>
        </w:rPr>
        <w:t xml:space="preserve">or </w:t>
      </w:r>
      <w:r w:rsidR="00A23C79" w:rsidRPr="005414AC">
        <w:rPr>
          <w:i/>
          <w:iCs/>
          <w:color w:val="000000"/>
        </w:rPr>
        <w:t>F</w:t>
      </w:r>
      <w:r w:rsidR="00A23C79" w:rsidRPr="005414AC">
        <w:rPr>
          <w:i/>
          <w:iCs/>
          <w:color w:val="000000"/>
          <w:vertAlign w:val="subscript"/>
        </w:rPr>
        <w:t>MSY</w:t>
      </w:r>
      <w:r w:rsidR="00EE0C49">
        <w:rPr>
          <w:rStyle w:val="vlist-s"/>
        </w:rPr>
        <w:t xml:space="preserve"> </w:t>
      </w:r>
      <w:r w:rsidR="00837764">
        <w:rPr>
          <w:rStyle w:val="vlist-s"/>
        </w:rPr>
        <w:t>(</w:t>
      </w:r>
      <w:r>
        <w:rPr>
          <w:rStyle w:val="katex"/>
        </w:rPr>
        <w:t>when a Beverton-Holt or Ricker stock–recrui</w:t>
      </w:r>
      <w:r w:rsidR="00313C1A">
        <w:rPr>
          <w:rStyle w:val="katex"/>
        </w:rPr>
        <w:t>t</w:t>
      </w:r>
      <w:r>
        <w:rPr>
          <w:rStyle w:val="katex"/>
        </w:rPr>
        <w:t xml:space="preserve"> relationship is assumed</w:t>
      </w:r>
      <w:r w:rsidR="00837764">
        <w:rPr>
          <w:rStyle w:val="katex"/>
        </w:rPr>
        <w:t>)</w:t>
      </w:r>
      <w:r w:rsidR="003611F1">
        <w:rPr>
          <w:rStyle w:val="katex"/>
        </w:rPr>
        <w:t>.</w:t>
      </w:r>
      <w:r w:rsidR="0089585C">
        <w:rPr>
          <w:rStyle w:val="katex"/>
        </w:rPr>
        <w:t xml:space="preserve"> For instance,</w:t>
      </w:r>
      <w:r w:rsidR="00DE2AF4">
        <w:rPr>
          <w:color w:val="000000"/>
        </w:rPr>
        <w:t xml:space="preserve"> </w:t>
      </w:r>
      <w:r w:rsidR="0089585C">
        <w:rPr>
          <w:color w:val="000000"/>
        </w:rPr>
        <w:t xml:space="preserve">the </w:t>
      </w:r>
      <w:r w:rsidR="0089585C" w:rsidRPr="00D060CC">
        <w:rPr>
          <w:i/>
          <w:color w:val="000000"/>
        </w:rPr>
        <w:t>F</w:t>
      </w:r>
      <w:r w:rsidR="0089585C">
        <w:rPr>
          <w:color w:val="000000"/>
        </w:rPr>
        <w:t xml:space="preserve"> reference level </w:t>
      </w:r>
      <w:r w:rsidR="0089585C">
        <w:t>can be set at a constant rate (</w:t>
      </w:r>
      <w:r w:rsidR="0089585C" w:rsidRPr="008741AF">
        <w:rPr>
          <w:i/>
          <w:iCs/>
          <w:color w:val="000000"/>
        </w:rPr>
        <w:t>F</w:t>
      </w:r>
      <w:r w:rsidR="0089585C" w:rsidRPr="008741AF">
        <w:rPr>
          <w:i/>
          <w:iCs/>
          <w:color w:val="000000"/>
          <w:vertAlign w:val="subscript"/>
        </w:rPr>
        <w:t>X%</w:t>
      </w:r>
      <w:r w:rsidR="0089585C">
        <w:t xml:space="preserve"> or a user input value), a </w:t>
      </w:r>
      <w:r w:rsidR="00DC7317">
        <w:t>biomass-based</w:t>
      </w:r>
      <w:r w:rsidR="0089585C">
        <w:t xml:space="preserve"> HCR </w:t>
      </w:r>
      <w:r w:rsidR="00DC7317">
        <w:t xml:space="preserve">with target </w:t>
      </w:r>
      <w:r w:rsidR="00DC7317" w:rsidRPr="00295DDB">
        <w:rPr>
          <w:i/>
          <w:iCs/>
        </w:rPr>
        <w:t xml:space="preserve">F </w:t>
      </w:r>
      <w:r w:rsidR="00DC7317">
        <w:t xml:space="preserve">dependent on stock status </w:t>
      </w:r>
      <w:r w:rsidR="0089585C">
        <w:t>can be defined</w:t>
      </w:r>
      <w:r w:rsidR="004D3393">
        <w:t xml:space="preserve"> (e.g., a threshold or sloped HCR)</w:t>
      </w:r>
      <w:r w:rsidR="0089585C">
        <w:t>, or a constant catch can be input (</w:t>
      </w:r>
      <w:proofErr w:type="spellStart"/>
      <w:r w:rsidR="0089585C">
        <w:fldChar w:fldCharType="begin"/>
      </w:r>
      <w:r w:rsidR="0089585C">
        <w:instrText>HYPERLINK "https://doi.org/10.1016/j.fishres.2008.01.003"</w:instrText>
      </w:r>
      <w:r w:rsidR="0089585C">
        <w:fldChar w:fldCharType="separate"/>
      </w:r>
      <w:r w:rsidR="0089585C" w:rsidRPr="00B84166">
        <w:rPr>
          <w:rStyle w:val="Hyperlink"/>
        </w:rPr>
        <w:t>Deroba</w:t>
      </w:r>
      <w:proofErr w:type="spellEnd"/>
      <w:r w:rsidR="0089585C" w:rsidRPr="00B84166">
        <w:rPr>
          <w:rStyle w:val="Hyperlink"/>
        </w:rPr>
        <w:t xml:space="preserve"> and Bence, 2008</w:t>
      </w:r>
      <w:r w:rsidR="0089585C">
        <w:fldChar w:fldCharType="end"/>
      </w:r>
      <w:r w:rsidR="0089585C">
        <w:rPr>
          <w:color w:val="000000"/>
        </w:rPr>
        <w:t>)</w:t>
      </w:r>
      <w:r w:rsidR="0089585C">
        <w:t xml:space="preserve">. </w:t>
      </w:r>
      <w:r w:rsidR="00DC7317">
        <w:rPr>
          <w:color w:val="000000"/>
        </w:rPr>
        <w:t xml:space="preserve">Biomass-based </w:t>
      </w:r>
      <w:r w:rsidR="004973E6">
        <w:rPr>
          <w:color w:val="000000"/>
        </w:rPr>
        <w:t>HCR</w:t>
      </w:r>
      <w:r w:rsidR="0089585C">
        <w:rPr>
          <w:color w:val="000000"/>
        </w:rPr>
        <w:t xml:space="preserve"> implementations adjust the </w:t>
      </w:r>
      <w:r w:rsidR="008D5B5F">
        <w:rPr>
          <w:color w:val="000000"/>
        </w:rPr>
        <w:t xml:space="preserve">target </w:t>
      </w:r>
      <w:r w:rsidR="008D5B5F" w:rsidRPr="0003214C">
        <w:rPr>
          <w:i/>
          <w:iCs/>
          <w:color w:val="000000"/>
        </w:rPr>
        <w:t>F</w:t>
      </w:r>
      <w:r w:rsidR="008D5B5F">
        <w:rPr>
          <w:color w:val="000000"/>
        </w:rPr>
        <w:t xml:space="preserve"> (i.e., fraction of the F reference point)</w:t>
      </w:r>
      <w:r w:rsidR="0008016E">
        <w:rPr>
          <w:color w:val="000000"/>
        </w:rPr>
        <w:t xml:space="preserve"> </w:t>
      </w:r>
      <w:r w:rsidR="008D5B5F">
        <w:rPr>
          <w:color w:val="000000"/>
        </w:rPr>
        <w:t xml:space="preserve">linearly </w:t>
      </w:r>
      <w:r w:rsidR="0008016E">
        <w:rPr>
          <w:color w:val="000000"/>
        </w:rPr>
        <w:t xml:space="preserve">based on the ratio of current </w:t>
      </w:r>
      <w:r w:rsidR="0008016E" w:rsidRPr="00AF129A">
        <w:rPr>
          <w:i/>
          <w:iCs/>
          <w:color w:val="000000"/>
        </w:rPr>
        <w:t>SSB</w:t>
      </w:r>
      <w:r w:rsidR="0008016E">
        <w:rPr>
          <w:i/>
          <w:iCs/>
          <w:color w:val="000000"/>
        </w:rPr>
        <w:t xml:space="preserve"> </w:t>
      </w:r>
      <w:r w:rsidR="0008016E">
        <w:rPr>
          <w:color w:val="000000"/>
        </w:rPr>
        <w:t xml:space="preserve">to </w:t>
      </w:r>
      <w:r w:rsidR="0089585C">
        <w:rPr>
          <w:color w:val="000000"/>
        </w:rPr>
        <w:t>the</w:t>
      </w:r>
      <w:r w:rsidR="0008016E">
        <w:rPr>
          <w:color w:val="000000"/>
        </w:rPr>
        <w:t xml:space="preserve"> reference </w:t>
      </w:r>
      <w:r w:rsidR="0008016E" w:rsidRPr="00AF129A">
        <w:rPr>
          <w:i/>
          <w:iCs/>
          <w:color w:val="000000"/>
        </w:rPr>
        <w:t>SSB</w:t>
      </w:r>
      <w:r w:rsidR="0008016E">
        <w:rPr>
          <w:color w:val="000000"/>
        </w:rPr>
        <w:t xml:space="preserve"> (e.g., </w:t>
      </w:r>
      <w:r w:rsidR="0008016E" w:rsidRPr="00BC6A1C">
        <w:rPr>
          <w:i/>
          <w:iCs/>
          <w:color w:val="000000"/>
        </w:rPr>
        <w:t>SSB</w:t>
      </w:r>
      <w:r w:rsidR="0008016E" w:rsidRPr="00BC6A1C">
        <w:rPr>
          <w:i/>
          <w:iCs/>
          <w:color w:val="000000"/>
          <w:vertAlign w:val="subscript"/>
        </w:rPr>
        <w:t>X%</w:t>
      </w:r>
      <w:r w:rsidR="0008016E">
        <w:rPr>
          <w:color w:val="000000"/>
        </w:rPr>
        <w:t xml:space="preserve"> or </w:t>
      </w:r>
      <w:r w:rsidR="0008016E" w:rsidRPr="00744DF3">
        <w:rPr>
          <w:i/>
          <w:iCs/>
          <w:color w:val="000000"/>
        </w:rPr>
        <w:t>SSB</w:t>
      </w:r>
      <w:r w:rsidR="0008016E" w:rsidRPr="00744DF3">
        <w:rPr>
          <w:i/>
          <w:iCs/>
          <w:color w:val="000000"/>
          <w:vertAlign w:val="subscript"/>
        </w:rPr>
        <w:t>MSY</w:t>
      </w:r>
      <w:r w:rsidR="0008016E">
        <w:rPr>
          <w:color w:val="000000"/>
        </w:rPr>
        <w:t xml:space="preserve">). Users can configure the upper and lower </w:t>
      </w:r>
      <w:r w:rsidR="0008016E" w:rsidRPr="00ED0037">
        <w:rPr>
          <w:i/>
          <w:iCs/>
          <w:color w:val="000000"/>
        </w:rPr>
        <w:t>SSB</w:t>
      </w:r>
      <w:r w:rsidR="0008016E">
        <w:rPr>
          <w:color w:val="000000"/>
        </w:rPr>
        <w:t xml:space="preserve"> thresholds (</w:t>
      </w:r>
      <w:proofErr w:type="spellStart"/>
      <w:r w:rsidR="0008016E" w:rsidRPr="00193375">
        <w:rPr>
          <w:i/>
          <w:iCs/>
          <w:color w:val="000000"/>
        </w:rPr>
        <w:t>SSB</w:t>
      </w:r>
      <w:r w:rsidR="0008016E" w:rsidRPr="00193375">
        <w:rPr>
          <w:i/>
          <w:iCs/>
          <w:color w:val="000000"/>
          <w:vertAlign w:val="subscript"/>
        </w:rPr>
        <w:t>Thresh_up</w:t>
      </w:r>
      <w:proofErr w:type="spellEnd"/>
      <w:r w:rsidR="0008016E" w:rsidRPr="006D6D0B">
        <w:rPr>
          <w:color w:val="000000"/>
          <w:vertAlign w:val="subscript"/>
        </w:rPr>
        <w:t xml:space="preserve"> </w:t>
      </w:r>
      <w:r w:rsidR="0008016E">
        <w:rPr>
          <w:color w:val="000000"/>
        </w:rPr>
        <w:t xml:space="preserve">and </w:t>
      </w:r>
      <w:proofErr w:type="spellStart"/>
      <w:r w:rsidR="0008016E" w:rsidRPr="00193375">
        <w:rPr>
          <w:i/>
          <w:iCs/>
          <w:color w:val="000000"/>
        </w:rPr>
        <w:t>SSB</w:t>
      </w:r>
      <w:r w:rsidR="0008016E" w:rsidRPr="00193375">
        <w:rPr>
          <w:i/>
          <w:iCs/>
          <w:color w:val="000000"/>
          <w:vertAlign w:val="subscript"/>
        </w:rPr>
        <w:t>Thresh_low</w:t>
      </w:r>
      <w:proofErr w:type="spellEnd"/>
      <w:r w:rsidR="0008016E">
        <w:rPr>
          <w:color w:val="000000"/>
        </w:rPr>
        <w:t>)</w:t>
      </w:r>
      <w:r w:rsidR="008D5B5F">
        <w:rPr>
          <w:color w:val="000000"/>
        </w:rPr>
        <w:t xml:space="preserve"> between which F changes</w:t>
      </w:r>
      <w:r w:rsidR="0008016E">
        <w:rPr>
          <w:color w:val="000000"/>
        </w:rPr>
        <w:t xml:space="preserve">, as well as the maximum and minimum percentages of </w:t>
      </w:r>
      <w:r w:rsidR="0008016E" w:rsidRPr="008741AF">
        <w:rPr>
          <w:i/>
          <w:iCs/>
          <w:color w:val="000000"/>
        </w:rPr>
        <w:t>F</w:t>
      </w:r>
      <w:r w:rsidR="0008016E" w:rsidRPr="008741AF">
        <w:rPr>
          <w:i/>
          <w:iCs/>
          <w:color w:val="000000"/>
          <w:vertAlign w:val="subscript"/>
        </w:rPr>
        <w:t>X%</w:t>
      </w:r>
      <w:r w:rsidR="0008016E">
        <w:rPr>
          <w:rStyle w:val="vlist-s"/>
        </w:rPr>
        <w:t>​</w:t>
      </w:r>
      <w:r w:rsidR="0008016E">
        <w:rPr>
          <w:color w:val="000000"/>
        </w:rPr>
        <w:t xml:space="preserve"> or </w:t>
      </w:r>
      <w:r w:rsidR="0008016E" w:rsidRPr="005414AC">
        <w:rPr>
          <w:i/>
          <w:iCs/>
          <w:color w:val="000000"/>
        </w:rPr>
        <w:t>F</w:t>
      </w:r>
      <w:r w:rsidR="0008016E" w:rsidRPr="005414AC">
        <w:rPr>
          <w:i/>
          <w:iCs/>
          <w:color w:val="000000"/>
          <w:vertAlign w:val="subscript"/>
        </w:rPr>
        <w:t>MSY</w:t>
      </w:r>
      <w:r w:rsidR="0008016E">
        <w:rPr>
          <w:color w:val="000000"/>
        </w:rPr>
        <w:t xml:space="preserve"> to apply. When </w:t>
      </w:r>
      <w:r w:rsidR="0008016E" w:rsidRPr="00571EBD">
        <w:rPr>
          <w:i/>
          <w:iCs/>
          <w:color w:val="000000"/>
        </w:rPr>
        <w:t xml:space="preserve">SSB </w:t>
      </w:r>
      <w:r w:rsidR="0008016E">
        <w:rPr>
          <w:color w:val="000000"/>
        </w:rPr>
        <w:t xml:space="preserve">≥ </w:t>
      </w:r>
      <w:proofErr w:type="spellStart"/>
      <w:r w:rsidR="0008016E" w:rsidRPr="00193375">
        <w:rPr>
          <w:i/>
          <w:iCs/>
          <w:color w:val="000000"/>
        </w:rPr>
        <w:t>SSB</w:t>
      </w:r>
      <w:r w:rsidR="0008016E" w:rsidRPr="00193375">
        <w:rPr>
          <w:i/>
          <w:iCs/>
          <w:color w:val="000000"/>
          <w:vertAlign w:val="subscript"/>
        </w:rPr>
        <w:t>Thresh_up</w:t>
      </w:r>
      <w:proofErr w:type="spellEnd"/>
      <w:r w:rsidR="0008016E">
        <w:rPr>
          <w:color w:val="000000"/>
        </w:rPr>
        <w:t xml:space="preserve">, the maximum percentage of </w:t>
      </w:r>
      <w:r w:rsidR="0008016E" w:rsidRPr="008741AF">
        <w:rPr>
          <w:i/>
          <w:iCs/>
          <w:color w:val="000000"/>
        </w:rPr>
        <w:t>F</w:t>
      </w:r>
      <w:r w:rsidR="0008016E" w:rsidRPr="008741AF">
        <w:rPr>
          <w:i/>
          <w:iCs/>
          <w:color w:val="000000"/>
          <w:vertAlign w:val="subscript"/>
        </w:rPr>
        <w:t>X%</w:t>
      </w:r>
      <w:r w:rsidR="0008016E">
        <w:rPr>
          <w:rStyle w:val="vlist-s"/>
        </w:rPr>
        <w:t>​</w:t>
      </w:r>
      <w:r w:rsidR="0008016E">
        <w:rPr>
          <w:color w:val="000000"/>
        </w:rPr>
        <w:t xml:space="preserve"> or </w:t>
      </w:r>
      <w:r w:rsidR="0008016E" w:rsidRPr="005414AC">
        <w:rPr>
          <w:i/>
          <w:iCs/>
          <w:color w:val="000000"/>
        </w:rPr>
        <w:t>F</w:t>
      </w:r>
      <w:r w:rsidR="0008016E" w:rsidRPr="005414AC">
        <w:rPr>
          <w:i/>
          <w:iCs/>
          <w:color w:val="000000"/>
          <w:vertAlign w:val="subscript"/>
        </w:rPr>
        <w:t>MSY</w:t>
      </w:r>
      <w:r w:rsidR="0008016E">
        <w:rPr>
          <w:color w:val="000000"/>
        </w:rPr>
        <w:t xml:space="preserve"> is used; when </w:t>
      </w:r>
      <w:r w:rsidR="0008016E" w:rsidRPr="00571EBD">
        <w:rPr>
          <w:i/>
          <w:iCs/>
          <w:color w:val="000000"/>
        </w:rPr>
        <w:t xml:space="preserve">SSB </w:t>
      </w:r>
      <w:r w:rsidR="0008016E">
        <w:rPr>
          <w:color w:val="000000"/>
        </w:rPr>
        <w:t xml:space="preserve">≤ </w:t>
      </w:r>
      <w:proofErr w:type="spellStart"/>
      <w:r w:rsidR="0008016E" w:rsidRPr="00193375">
        <w:rPr>
          <w:i/>
          <w:iCs/>
          <w:color w:val="000000"/>
        </w:rPr>
        <w:lastRenderedPageBreak/>
        <w:t>SSB</w:t>
      </w:r>
      <w:r w:rsidR="0008016E" w:rsidRPr="00193375">
        <w:rPr>
          <w:i/>
          <w:iCs/>
          <w:color w:val="000000"/>
          <w:vertAlign w:val="subscript"/>
        </w:rPr>
        <w:t>Thresh_</w:t>
      </w:r>
      <w:r w:rsidR="0008016E">
        <w:rPr>
          <w:i/>
          <w:iCs/>
          <w:color w:val="000000"/>
          <w:vertAlign w:val="subscript"/>
        </w:rPr>
        <w:t>low</w:t>
      </w:r>
      <w:proofErr w:type="spellEnd"/>
      <w:r w:rsidR="0008016E">
        <w:rPr>
          <w:color w:val="000000"/>
        </w:rPr>
        <w:t xml:space="preserve">, the minimum percentage of </w:t>
      </w:r>
      <w:r w:rsidR="0008016E" w:rsidRPr="008741AF">
        <w:rPr>
          <w:i/>
          <w:iCs/>
          <w:color w:val="000000"/>
        </w:rPr>
        <w:t>F</w:t>
      </w:r>
      <w:r w:rsidR="0008016E" w:rsidRPr="008741AF">
        <w:rPr>
          <w:i/>
          <w:iCs/>
          <w:color w:val="000000"/>
          <w:vertAlign w:val="subscript"/>
        </w:rPr>
        <w:t>X%</w:t>
      </w:r>
      <w:r w:rsidR="0008016E">
        <w:rPr>
          <w:rStyle w:val="vlist-s"/>
        </w:rPr>
        <w:t>​</w:t>
      </w:r>
      <w:r w:rsidR="0008016E">
        <w:rPr>
          <w:color w:val="000000"/>
        </w:rPr>
        <w:t xml:space="preserve"> or </w:t>
      </w:r>
      <w:r w:rsidR="0008016E" w:rsidRPr="005414AC">
        <w:rPr>
          <w:i/>
          <w:iCs/>
          <w:color w:val="000000"/>
        </w:rPr>
        <w:t>F</w:t>
      </w:r>
      <w:r w:rsidR="0008016E" w:rsidRPr="005414AC">
        <w:rPr>
          <w:i/>
          <w:iCs/>
          <w:color w:val="000000"/>
          <w:vertAlign w:val="subscript"/>
        </w:rPr>
        <w:t>MSY</w:t>
      </w:r>
      <w:r w:rsidR="0008016E">
        <w:rPr>
          <w:color w:val="000000"/>
        </w:rPr>
        <w:t xml:space="preserve"> is used. Between the thresholds, a linear interpolation is used to scale the applied rate. </w:t>
      </w:r>
      <w:r w:rsidR="002B47F3" w:rsidRPr="002B47F3">
        <w:t xml:space="preserve">Currently, </w:t>
      </w:r>
      <w:r w:rsidR="002B47F3">
        <w:t xml:space="preserve">the </w:t>
      </w:r>
      <w:r w:rsidR="00972F4B">
        <w:t>code for HCR</w:t>
      </w:r>
      <w:r w:rsidR="0089585C">
        <w:t>s</w:t>
      </w:r>
      <w:r w:rsidR="00972F4B">
        <w:t xml:space="preserve"> </w:t>
      </w:r>
      <w:r w:rsidR="002B47F3" w:rsidRPr="002B47F3">
        <w:t xml:space="preserve">is designed to be modular </w:t>
      </w:r>
      <w:r w:rsidR="00972F4B">
        <w:t>in SPASAM-MSE</w:t>
      </w:r>
      <w:r w:rsidR="002B47F3" w:rsidRPr="002B47F3">
        <w:t xml:space="preserve">, </w:t>
      </w:r>
      <w:r w:rsidR="00B70A9B">
        <w:t>which allows</w:t>
      </w:r>
      <w:r w:rsidR="002B47F3" w:rsidRPr="002B47F3">
        <w:t xml:space="preserve"> users to easily incorporate </w:t>
      </w:r>
      <w:r w:rsidR="00170CE1">
        <w:t>other candidate</w:t>
      </w:r>
      <w:r w:rsidR="002B47F3" w:rsidRPr="002B47F3">
        <w:t xml:space="preserve"> HCRs to meet specific management needs. </w:t>
      </w:r>
    </w:p>
    <w:p w14:paraId="0A0F155A" w14:textId="0DCC63C3" w:rsidR="009340E0" w:rsidRDefault="009340E0" w:rsidP="009340E0">
      <w:pPr>
        <w:pStyle w:val="Heading3"/>
      </w:pPr>
      <w:r>
        <w:t>2.</w:t>
      </w:r>
      <w:r w:rsidR="004C6743">
        <w:t>5</w:t>
      </w:r>
      <w:r>
        <w:t xml:space="preserve">.3 </w:t>
      </w:r>
      <w:r w:rsidR="000945E0">
        <w:t>Catch Projection</w:t>
      </w:r>
    </w:p>
    <w:p w14:paraId="1B20CBAB" w14:textId="00D77740" w:rsidR="00B8078F" w:rsidRPr="00501932" w:rsidRDefault="0060531E" w:rsidP="00501932">
      <w:pPr>
        <w:pStyle w:val="FootnoteText"/>
      </w:pPr>
      <w:r>
        <w:t xml:space="preserve">During interim years between assessments in the feedback period, the EM projects the population forward under prevailing conditions, calculated as the average selectivity-at-age, maturity-at-age, weight-at-age, natural mortality, and (for spatially explicit EMs) movement parameters over a user-specified number of years preceding the most recent assessment. </w:t>
      </w:r>
      <w:r w:rsidR="00AF18D3">
        <w:t>SPAS</w:t>
      </w:r>
      <w:ins w:id="25" w:author="Chengxue Li" w:date="2026-01-19T15:57:00Z" w16du:dateUtc="2026-01-19T20:57:00Z">
        <w:r w:rsidR="006720A1">
          <w:t>AM</w:t>
        </w:r>
      </w:ins>
      <w:del w:id="26" w:author="Chengxue Li" w:date="2026-01-19T15:57:00Z" w16du:dateUtc="2026-01-19T20:57:00Z">
        <w:r w:rsidR="00AF18D3" w:rsidDel="006720A1">
          <w:delText>MA</w:delText>
        </w:r>
      </w:del>
      <w:r w:rsidR="00AF18D3">
        <w:t>-MSE</w:t>
      </w:r>
      <w:r w:rsidR="0012108B" w:rsidRPr="0012108B">
        <w:t xml:space="preserve"> supports a flexible range of catch projection options (see </w:t>
      </w:r>
      <w:r w:rsidR="00E04C5A">
        <w:t xml:space="preserve">available options in </w:t>
      </w:r>
      <w:r w:rsidR="0012108B" w:rsidRPr="0012108B">
        <w:t xml:space="preserve">Table 1). For EMs that incorporate process </w:t>
      </w:r>
      <w:proofErr w:type="gramStart"/>
      <w:r w:rsidR="0012108B" w:rsidRPr="0012108B">
        <w:t>error</w:t>
      </w:r>
      <w:proofErr w:type="gramEnd"/>
      <w:r w:rsidR="0012108B" w:rsidRPr="0012108B">
        <w:t xml:space="preserve">, </w:t>
      </w:r>
      <w:r w:rsidR="0061272C">
        <w:t>users can specify whether the process errors continue into the projection periods</w:t>
      </w:r>
      <w:r w:rsidR="0012108B" w:rsidRPr="0012108B">
        <w:t xml:space="preserve">. </w:t>
      </w:r>
      <w:r w:rsidR="0061272C">
        <w:t>The same is also true of any</w:t>
      </w:r>
      <w:r w:rsidR="0012108B" w:rsidRPr="0012108B">
        <w:t> </w:t>
      </w:r>
      <w:r w:rsidR="001F2A97">
        <w:t>environmental</w:t>
      </w:r>
      <w:r w:rsidR="0012108B" w:rsidRPr="0012108B">
        <w:t xml:space="preserve"> </w:t>
      </w:r>
      <w:r w:rsidR="001F2A97">
        <w:t xml:space="preserve">covariate </w:t>
      </w:r>
      <w:r w:rsidR="0012108B" w:rsidRPr="0012108B">
        <w:t>processes</w:t>
      </w:r>
      <w:r w:rsidR="00AD1B7F">
        <w:t>.</w:t>
      </w:r>
      <w:r w:rsidR="00AF18D3">
        <w:t xml:space="preserve"> </w:t>
      </w:r>
      <w:r w:rsidR="00F944A9" w:rsidRPr="00F944A9">
        <w:t xml:space="preserve">Catch in each projection year is determined by the selected HCR. The way catch is projected varies by </w:t>
      </w:r>
      <w:r w:rsidR="0061272C">
        <w:t>EM</w:t>
      </w:r>
      <w:r w:rsidR="0061272C" w:rsidRPr="00F944A9">
        <w:t xml:space="preserve"> </w:t>
      </w:r>
      <w:r w:rsidR="00F944A9" w:rsidRPr="00F944A9">
        <w:t>type</w:t>
      </w:r>
      <w:r w:rsidR="00006546">
        <w:t xml:space="preserve"> (Table 2)</w:t>
      </w:r>
      <w:r w:rsidR="00F944A9" w:rsidRPr="00F944A9">
        <w:t xml:space="preserve">. In the </w:t>
      </w:r>
      <w:r w:rsidR="00F944A9" w:rsidRPr="00C8775B">
        <w:rPr>
          <w:iCs/>
        </w:rPr>
        <w:t>PAN</w:t>
      </w:r>
      <w:r w:rsidR="00F944A9" w:rsidRPr="00F944A9">
        <w:t xml:space="preserve"> model, catch projections are </w:t>
      </w:r>
      <w:r w:rsidR="00573504">
        <w:t xml:space="preserve">fleet-specific, and </w:t>
      </w:r>
      <w:proofErr w:type="gramStart"/>
      <w:r w:rsidR="00573504">
        <w:t>by definition only</w:t>
      </w:r>
      <w:proofErr w:type="gramEnd"/>
      <w:r w:rsidR="00573504">
        <w:t xml:space="preserve"> has one region</w:t>
      </w:r>
      <w:r w:rsidR="00F944A9" w:rsidRPr="00F944A9">
        <w:t xml:space="preserve">. In contrast, the </w:t>
      </w:r>
      <w:r w:rsidR="00F944A9" w:rsidRPr="00BA38F5">
        <w:rPr>
          <w:iCs/>
        </w:rPr>
        <w:t>FAA</w:t>
      </w:r>
      <w:r w:rsidR="00F944A9" w:rsidRPr="00F944A9">
        <w:t xml:space="preserve">, </w:t>
      </w:r>
      <w:r w:rsidR="00F944A9" w:rsidRPr="00BA38F5">
        <w:rPr>
          <w:iCs/>
        </w:rPr>
        <w:t>SEP</w:t>
      </w:r>
      <w:r w:rsidR="00F944A9" w:rsidRPr="00F944A9">
        <w:t xml:space="preserve">, </w:t>
      </w:r>
      <w:proofErr w:type="spellStart"/>
      <w:r w:rsidR="00F944A9" w:rsidRPr="00BA38F5">
        <w:rPr>
          <w:iCs/>
        </w:rPr>
        <w:t>SpD</w:t>
      </w:r>
      <w:proofErr w:type="spellEnd"/>
      <w:r w:rsidR="00F944A9" w:rsidRPr="00F944A9">
        <w:t xml:space="preserve">, and </w:t>
      </w:r>
      <w:r w:rsidR="00F944A9" w:rsidRPr="00BA38F5">
        <w:rPr>
          <w:iCs/>
        </w:rPr>
        <w:t>SpE</w:t>
      </w:r>
      <w:r w:rsidR="00F944A9" w:rsidRPr="00F944A9">
        <w:t xml:space="preserve"> models all perform </w:t>
      </w:r>
      <w:r w:rsidR="00573504">
        <w:t xml:space="preserve">fleet- and </w:t>
      </w:r>
      <w:r w:rsidR="00F944A9" w:rsidRPr="00F944A9">
        <w:t>region-specific catch projections. This structure allows for spatially explicit projections that account for regional dynamics and heterogeneity in fleet operations.</w:t>
      </w:r>
      <w:r w:rsidR="00952B12" w:rsidRPr="00952B12">
        <w:t xml:space="preserve"> </w:t>
      </w:r>
      <w:r w:rsidR="00952B12">
        <w:t>Environmental covariates, if present, can also be carried forward into projection years to inform catch advice.</w:t>
      </w:r>
    </w:p>
    <w:p w14:paraId="0000006B" w14:textId="51748EA4" w:rsidR="00A907B3" w:rsidRPr="0057374F" w:rsidRDefault="00154326" w:rsidP="004056B7">
      <w:pPr>
        <w:rPr>
          <w:i/>
        </w:rPr>
      </w:pPr>
      <w:bookmarkStart w:id="27" w:name="_heading=h.kdmpsj9nxrbr" w:colFirst="0" w:colLast="0"/>
      <w:bookmarkEnd w:id="27"/>
      <w:r w:rsidRPr="0057374F">
        <w:rPr>
          <w:i/>
        </w:rPr>
        <w:t>2.</w:t>
      </w:r>
      <w:r w:rsidR="004C6743" w:rsidRPr="0057374F">
        <w:rPr>
          <w:i/>
        </w:rPr>
        <w:t>5</w:t>
      </w:r>
      <w:r w:rsidRPr="0057374F">
        <w:rPr>
          <w:i/>
        </w:rPr>
        <w:t>.</w:t>
      </w:r>
      <w:r w:rsidR="00AC6174" w:rsidRPr="0057374F">
        <w:rPr>
          <w:i/>
        </w:rPr>
        <w:t>4</w:t>
      </w:r>
      <w:r w:rsidRPr="0057374F">
        <w:rPr>
          <w:i/>
        </w:rPr>
        <w:t xml:space="preserve"> Catch Apportionment Strategy</w:t>
      </w:r>
    </w:p>
    <w:p w14:paraId="0FB9DEBF" w14:textId="0A494E5C" w:rsidR="00883F0E" w:rsidRDefault="00FF797D" w:rsidP="002E7C06">
      <w:pPr>
        <w:jc w:val="both"/>
        <w:rPr>
          <w:color w:val="000000"/>
        </w:rPr>
      </w:pPr>
      <w:r>
        <w:rPr>
          <w:color w:val="000000"/>
        </w:rPr>
        <w:t xml:space="preserve">When the EM uses a </w:t>
      </w:r>
      <w:r w:rsidR="005A5B66">
        <w:rPr>
          <w:color w:val="000000"/>
        </w:rPr>
        <w:t>coarser</w:t>
      </w:r>
      <w:r>
        <w:rPr>
          <w:color w:val="000000"/>
        </w:rPr>
        <w:t xml:space="preserve"> spatial resolution than the OM, catch advice from the EM must be apportioned to the finer resolution of the OM. </w:t>
      </w:r>
      <w:r w:rsidR="00194AF2" w:rsidRPr="00194AF2">
        <w:rPr>
          <w:color w:val="000000"/>
        </w:rPr>
        <w:t>Catch apportionment is a critical step, as the method used to allocate catch back to individual fleets and regions can significantly influence management outcomes.</w:t>
      </w:r>
      <w:r w:rsidR="00194AF2">
        <w:rPr>
          <w:color w:val="000000"/>
        </w:rPr>
        <w:t xml:space="preserve"> </w:t>
      </w:r>
      <w:r w:rsidR="00787858" w:rsidRPr="00787858">
        <w:rPr>
          <w:color w:val="000000"/>
        </w:rPr>
        <w:t>Using poorly aligned catch apportionment methods can misrepresent local dynamics, leading to unintended depletion in some areas and compromising management effectiveness</w:t>
      </w:r>
      <w:r w:rsidR="0089585C">
        <w:rPr>
          <w:color w:val="000000"/>
        </w:rPr>
        <w:t xml:space="preserve"> </w:t>
      </w:r>
      <w:r w:rsidR="00154326">
        <w:rPr>
          <w:color w:val="000000"/>
        </w:rPr>
        <w:t>(</w:t>
      </w:r>
      <w:hyperlink r:id="rId68" w:history="1">
        <w:r w:rsidR="0080041B" w:rsidRPr="008477C4">
          <w:rPr>
            <w:rStyle w:val="Hyperlink"/>
          </w:rPr>
          <w:t>Bosl</w:t>
        </w:r>
        <w:r w:rsidR="008477C4" w:rsidRPr="008477C4">
          <w:rPr>
            <w:rStyle w:val="Hyperlink"/>
          </w:rPr>
          <w:t>e</w:t>
        </w:r>
        <w:r w:rsidR="0080041B" w:rsidRPr="008477C4">
          <w:rPr>
            <w:rStyle w:val="Hyperlink"/>
          </w:rPr>
          <w:t>y et al., 2019</w:t>
        </w:r>
      </w:hyperlink>
      <w:r w:rsidR="0080041B">
        <w:rPr>
          <w:color w:val="000000"/>
        </w:rPr>
        <w:t xml:space="preserve">; </w:t>
      </w:r>
      <w:hyperlink r:id="rId69" w:history="1">
        <w:r w:rsidR="00154326" w:rsidRPr="000F0BE7">
          <w:rPr>
            <w:rStyle w:val="Hyperlink"/>
          </w:rPr>
          <w:t>Berger et al.</w:t>
        </w:r>
        <w:r w:rsidR="00A73314" w:rsidRPr="000F0BE7">
          <w:rPr>
            <w:rStyle w:val="Hyperlink"/>
          </w:rPr>
          <w:t>,</w:t>
        </w:r>
        <w:r w:rsidR="00154326" w:rsidRPr="000F0BE7">
          <w:rPr>
            <w:rStyle w:val="Hyperlink"/>
          </w:rPr>
          <w:t xml:space="preserve"> 2020</w:t>
        </w:r>
      </w:hyperlink>
      <w:r w:rsidR="00154326">
        <w:rPr>
          <w:color w:val="000000"/>
        </w:rPr>
        <w:t xml:space="preserve">), whereas a well-designed strategy can help mitigate negative consequences due to a lack of spatial resolution and model misspecification in the </w:t>
      </w:r>
      <w:r w:rsidR="0016641F">
        <w:rPr>
          <w:color w:val="000000"/>
        </w:rPr>
        <w:t>EM</w:t>
      </w:r>
      <w:r w:rsidR="00154326">
        <w:rPr>
          <w:color w:val="000000"/>
        </w:rPr>
        <w:t xml:space="preserve">. </w:t>
      </w:r>
      <w:r w:rsidR="000C5C80">
        <w:rPr>
          <w:color w:val="000000"/>
        </w:rPr>
        <w:t>T</w:t>
      </w:r>
      <w:r w:rsidR="00154326">
        <w:rPr>
          <w:color w:val="000000"/>
        </w:rPr>
        <w:t xml:space="preserve">he package provides flexible options for apportioning catch to the appropriate spatial units in the OM, accommodating complex combinations of fleets, gear types, and regions. Users can choose from four major groups of weighting schemes </w:t>
      </w:r>
      <w:r w:rsidR="00154326" w:rsidRPr="005A5CDC">
        <w:rPr>
          <w:color w:val="000000"/>
        </w:rPr>
        <w:t>(</w:t>
      </w:r>
      <w:r w:rsidR="006A6E04" w:rsidRPr="005A5CDC">
        <w:rPr>
          <w:color w:val="000000"/>
        </w:rPr>
        <w:t xml:space="preserve">details in </w:t>
      </w:r>
      <w:r w:rsidR="00764DC0" w:rsidRPr="00B24F63">
        <w:t>Table</w:t>
      </w:r>
      <w:r w:rsidR="00D353CB">
        <w:t xml:space="preserve"> S2)</w:t>
      </w:r>
      <w:r w:rsidR="00154326" w:rsidRPr="00B24F63">
        <w:t xml:space="preserve">: (1) </w:t>
      </w:r>
      <w:r w:rsidR="008B3624" w:rsidRPr="00B24F63">
        <w:t>e</w:t>
      </w:r>
      <w:r w:rsidR="00154326" w:rsidRPr="00B24F63">
        <w:t xml:space="preserve">qual </w:t>
      </w:r>
      <w:r w:rsidR="00396523" w:rsidRPr="00B24F63">
        <w:t>weights</w:t>
      </w:r>
      <w:r w:rsidR="00154326" w:rsidRPr="00B24F63">
        <w:t xml:space="preserve">, which splits catch evenly across fleets or regions; (2) </w:t>
      </w:r>
      <w:r w:rsidR="00040BAB" w:rsidRPr="00B24F63">
        <w:t>c</w:t>
      </w:r>
      <w:r w:rsidR="00154326" w:rsidRPr="00B24F63">
        <w:t xml:space="preserve">atch-based </w:t>
      </w:r>
      <w:r w:rsidR="000C500D" w:rsidRPr="00B24F63">
        <w:t>weights</w:t>
      </w:r>
      <w:r w:rsidR="00154326">
        <w:rPr>
          <w:color w:val="000000"/>
        </w:rPr>
        <w:t xml:space="preserve">, which uses historical fleet-, gear-, or region-specific catch data; (3) </w:t>
      </w:r>
      <w:r w:rsidR="00647B26">
        <w:rPr>
          <w:color w:val="000000"/>
        </w:rPr>
        <w:t>s</w:t>
      </w:r>
      <w:r w:rsidR="00154326">
        <w:rPr>
          <w:color w:val="000000"/>
        </w:rPr>
        <w:t xml:space="preserve">urvey-based </w:t>
      </w:r>
      <w:r w:rsidR="00891A88">
        <w:rPr>
          <w:color w:val="000000"/>
        </w:rPr>
        <w:t>weights</w:t>
      </w:r>
      <w:r w:rsidR="00154326">
        <w:rPr>
          <w:color w:val="000000"/>
        </w:rPr>
        <w:t xml:space="preserve">, which allocates catch using one or multiple survey indices; and (4) </w:t>
      </w:r>
      <w:r w:rsidR="003C38BA">
        <w:rPr>
          <w:color w:val="000000"/>
        </w:rPr>
        <w:t>u</w:t>
      </w:r>
      <w:r w:rsidR="00154326">
        <w:rPr>
          <w:color w:val="000000"/>
        </w:rPr>
        <w:t xml:space="preserve">ser-specified </w:t>
      </w:r>
      <w:r w:rsidR="00025C54">
        <w:rPr>
          <w:color w:val="000000"/>
        </w:rPr>
        <w:t>weights</w:t>
      </w:r>
      <w:r w:rsidR="00740E2D">
        <w:rPr>
          <w:color w:val="000000"/>
        </w:rPr>
        <w:t>.</w:t>
      </w:r>
      <w:r w:rsidR="00154326">
        <w:rPr>
          <w:color w:val="000000"/>
        </w:rPr>
        <w:t xml:space="preserve"> Users may also specify the number of years</w:t>
      </w:r>
      <w:r>
        <w:rPr>
          <w:color w:val="000000"/>
        </w:rPr>
        <w:t xml:space="preserve"> </w:t>
      </w:r>
      <w:r w:rsidR="00154326">
        <w:rPr>
          <w:color w:val="000000"/>
        </w:rPr>
        <w:t xml:space="preserve">to use when calculating the </w:t>
      </w:r>
      <w:r w:rsidR="00AF18D3">
        <w:rPr>
          <w:color w:val="000000"/>
        </w:rPr>
        <w:t xml:space="preserve">catch apportionment </w:t>
      </w:r>
      <w:r w:rsidR="00154326">
        <w:rPr>
          <w:color w:val="000000"/>
        </w:rPr>
        <w:t xml:space="preserve">weights. </w:t>
      </w:r>
    </w:p>
    <w:p w14:paraId="62CD07CA" w14:textId="44FA322B" w:rsidR="00991709" w:rsidRDefault="00991709" w:rsidP="002E7C06">
      <w:pPr>
        <w:jc w:val="both"/>
        <w:rPr>
          <w:i/>
          <w:iCs/>
          <w:color w:val="000000"/>
        </w:rPr>
      </w:pPr>
      <w:r>
        <w:rPr>
          <w:i/>
          <w:iCs/>
          <w:color w:val="000000"/>
        </w:rPr>
        <w:t>2.5.5 Implementation error</w:t>
      </w:r>
    </w:p>
    <w:p w14:paraId="4D6380A0" w14:textId="3603DAB0" w:rsidR="00991709" w:rsidRPr="00991709" w:rsidRDefault="00991709" w:rsidP="002E7C06">
      <w:pPr>
        <w:jc w:val="both"/>
        <w:rPr>
          <w:color w:val="000000"/>
        </w:rPr>
      </w:pPr>
      <w:r>
        <w:rPr>
          <w:color w:val="000000"/>
        </w:rPr>
        <w:t>Implementation error produces a realized catch that is applied in the OM that differs from the target, projected catch from the EM. Users have four options to define implementation error</w:t>
      </w:r>
      <w:r w:rsidR="00E7649B">
        <w:rPr>
          <w:color w:val="000000"/>
        </w:rPr>
        <w:t>:</w:t>
      </w:r>
      <w:r>
        <w:rPr>
          <w:color w:val="000000"/>
        </w:rPr>
        <w:t xml:space="preserve"> 1) realized catch is the product of target catch and a lognormal random variable with user specified variance</w:t>
      </w:r>
      <w:r w:rsidR="00E7649B">
        <w:rPr>
          <w:color w:val="000000"/>
        </w:rPr>
        <w:t>;</w:t>
      </w:r>
      <w:r>
        <w:rPr>
          <w:color w:val="000000"/>
        </w:rPr>
        <w:t xml:space="preserve"> 2) realized catch is the product of target catch and a normal random variable with user specified variance</w:t>
      </w:r>
      <w:r w:rsidR="00E7649B">
        <w:rPr>
          <w:color w:val="000000"/>
        </w:rPr>
        <w:t>;</w:t>
      </w:r>
      <w:r>
        <w:rPr>
          <w:color w:val="000000"/>
        </w:rPr>
        <w:t xml:space="preserve"> 3) realized catch is the product of target catch and </w:t>
      </w:r>
      <w:r w:rsidR="00E7649B">
        <w:rPr>
          <w:color w:val="000000"/>
        </w:rPr>
        <w:t xml:space="preserve">a </w:t>
      </w:r>
      <w:r>
        <w:rPr>
          <w:color w:val="000000"/>
        </w:rPr>
        <w:t>multiplier that is drawn from a uniform distribution with a user specified range</w:t>
      </w:r>
      <w:r w:rsidR="00E7649B">
        <w:rPr>
          <w:color w:val="000000"/>
        </w:rPr>
        <w:t>;</w:t>
      </w:r>
      <w:r>
        <w:rPr>
          <w:color w:val="000000"/>
        </w:rPr>
        <w:t xml:space="preserve"> and 4) realized catch is the product of </w:t>
      </w:r>
      <w:r>
        <w:rPr>
          <w:color w:val="000000"/>
        </w:rPr>
        <w:lastRenderedPageBreak/>
        <w:t>target catch and a user specified constant multiplier (e.g., to produce something like systematic misreporting).</w:t>
      </w:r>
    </w:p>
    <w:p w14:paraId="0000006E" w14:textId="1CAC6A71" w:rsidR="00A907B3" w:rsidRPr="004A42F5" w:rsidRDefault="00154326" w:rsidP="00A43FAC">
      <w:pPr>
        <w:pStyle w:val="Heading2"/>
      </w:pPr>
      <w:r w:rsidRPr="004A42F5">
        <w:t>2.</w:t>
      </w:r>
      <w:r w:rsidR="00FB564D" w:rsidRPr="004A42F5">
        <w:t>6</w:t>
      </w:r>
      <w:r w:rsidRPr="004A42F5">
        <w:t xml:space="preserve"> Feedback Loop and Iteration</w:t>
      </w:r>
    </w:p>
    <w:p w14:paraId="527D791E" w14:textId="2DAE12F2" w:rsidR="00D863BB" w:rsidRDefault="00D11167" w:rsidP="00336D42">
      <w:pPr>
        <w:pStyle w:val="NormalWeb"/>
        <w:jc w:val="both"/>
        <w:rPr>
          <w:color w:val="000000"/>
        </w:rPr>
      </w:pPr>
      <w:r w:rsidRPr="00D11167">
        <w:rPr>
          <w:color w:val="000000"/>
        </w:rPr>
        <w:t xml:space="preserve">During each iteration of the feedback period, annual catch quotas by fleet (produced from the </w:t>
      </w:r>
      <w:r>
        <w:rPr>
          <w:color w:val="000000"/>
        </w:rPr>
        <w:t>EM</w:t>
      </w:r>
      <w:r w:rsidRPr="00D11167">
        <w:rPr>
          <w:color w:val="000000"/>
        </w:rPr>
        <w:t xml:space="preserve"> based on the </w:t>
      </w:r>
      <w:r>
        <w:rPr>
          <w:color w:val="000000"/>
        </w:rPr>
        <w:t>HCR</w:t>
      </w:r>
      <w:r w:rsidRPr="00D11167">
        <w:rPr>
          <w:color w:val="000000"/>
        </w:rPr>
        <w:t xml:space="preserve"> and catch apportionment strategy) are passed to the </w:t>
      </w:r>
      <w:r w:rsidR="006013A7">
        <w:rPr>
          <w:color w:val="000000"/>
        </w:rPr>
        <w:t>OM</w:t>
      </w:r>
      <w:r w:rsidRPr="00D11167">
        <w:rPr>
          <w:color w:val="000000"/>
        </w:rPr>
        <w:t xml:space="preserve">, where the corresponding fleet-specific </w:t>
      </w:r>
      <w:r w:rsidR="00C011BE" w:rsidRPr="00C011BE">
        <w:rPr>
          <w:i/>
          <w:iCs/>
          <w:color w:val="000000"/>
        </w:rPr>
        <w:t>F</w:t>
      </w:r>
      <w:r w:rsidRPr="00D11167">
        <w:rPr>
          <w:color w:val="000000"/>
        </w:rPr>
        <w:t xml:space="preserve"> are derived using a Newton algorithm. If management implementation error is included, the projected catch is first adjusted using a specified error model to simulate deviations between recommended and realized catch. The adjusted catch is then used to compute the fleet- and region-specific </w:t>
      </w:r>
      <w:r w:rsidRPr="00625A28">
        <w:rPr>
          <w:i/>
          <w:iCs/>
          <w:color w:val="000000"/>
        </w:rPr>
        <w:t>F</w:t>
      </w:r>
      <w:r w:rsidRPr="00D11167">
        <w:rPr>
          <w:color w:val="000000"/>
        </w:rPr>
        <w:t xml:space="preserve"> values. Population dynamics are updated sequentially for each year in the interim period between assessments by running the </w:t>
      </w:r>
      <w:r w:rsidR="00625A28">
        <w:rPr>
          <w:color w:val="000000"/>
        </w:rPr>
        <w:t>OM</w:t>
      </w:r>
      <w:r w:rsidRPr="00D11167">
        <w:rPr>
          <w:color w:val="000000"/>
        </w:rPr>
        <w:t xml:space="preserve"> forward with the derived </w:t>
      </w:r>
      <w:r w:rsidRPr="00AD04FD">
        <w:rPr>
          <w:i/>
          <w:iCs/>
          <w:color w:val="000000"/>
        </w:rPr>
        <w:t>F</w:t>
      </w:r>
      <w:r w:rsidRPr="00D11167">
        <w:rPr>
          <w:color w:val="000000"/>
        </w:rPr>
        <w:t xml:space="preserve"> values, and new data are simulated accordingly.</w:t>
      </w:r>
      <w:r w:rsidR="00013ACC">
        <w:rPr>
          <w:color w:val="000000"/>
        </w:rPr>
        <w:t xml:space="preserve"> </w:t>
      </w:r>
      <w:r w:rsidR="00113D6C" w:rsidRPr="00113D6C">
        <w:rPr>
          <w:color w:val="000000"/>
        </w:rPr>
        <w:t xml:space="preserve">The </w:t>
      </w:r>
      <w:r w:rsidR="00DD3FCD">
        <w:rPr>
          <w:color w:val="000000"/>
        </w:rPr>
        <w:t>EM</w:t>
      </w:r>
      <w:r w:rsidR="00113D6C" w:rsidRPr="00113D6C">
        <w:rPr>
          <w:color w:val="000000"/>
        </w:rPr>
        <w:t xml:space="preserve"> is then refitted in the next iteration o</w:t>
      </w:r>
      <w:r w:rsidR="00040DE4">
        <w:rPr>
          <w:color w:val="000000"/>
        </w:rPr>
        <w:t>f the</w:t>
      </w:r>
      <w:r w:rsidR="00113D6C" w:rsidRPr="00113D6C">
        <w:rPr>
          <w:color w:val="000000"/>
        </w:rPr>
        <w:t xml:space="preserve"> assessment using the extended time series of simulated data.</w:t>
      </w:r>
      <w:r w:rsidR="00113D6C">
        <w:rPr>
          <w:color w:val="000000"/>
        </w:rPr>
        <w:t xml:space="preserve"> </w:t>
      </w:r>
      <w:r w:rsidR="00154326">
        <w:rPr>
          <w:color w:val="000000"/>
        </w:rPr>
        <w:t>This feedback process is run</w:t>
      </w:r>
      <w:r w:rsidR="007D5BB6">
        <w:rPr>
          <w:color w:val="000000"/>
        </w:rPr>
        <w:t xml:space="preserve"> iteratively</w:t>
      </w:r>
      <w:r w:rsidR="00154326">
        <w:rPr>
          <w:color w:val="000000"/>
        </w:rPr>
        <w:t xml:space="preserve"> for the user specified number of years in the feedback period. </w:t>
      </w:r>
    </w:p>
    <w:p w14:paraId="406137D3" w14:textId="0A19A1B0" w:rsidR="00E376BA" w:rsidRDefault="00D863BB" w:rsidP="00E376BA">
      <w:pPr>
        <w:pStyle w:val="NormalWeb"/>
        <w:jc w:val="both"/>
        <w:rPr>
          <w:color w:val="000000"/>
        </w:rPr>
      </w:pPr>
      <w:r w:rsidRPr="00D863BB">
        <w:rPr>
          <w:color w:val="000000"/>
        </w:rPr>
        <w:t xml:space="preserve">The user must specify the number of replicates to run for each MSE scenario, with each replicate using a unique random </w:t>
      </w:r>
      <w:proofErr w:type="gramStart"/>
      <w:r w:rsidRPr="00D863BB">
        <w:rPr>
          <w:color w:val="000000"/>
        </w:rPr>
        <w:t>number</w:t>
      </w:r>
      <w:proofErr w:type="gramEnd"/>
      <w:r w:rsidRPr="00D863BB">
        <w:rPr>
          <w:color w:val="000000"/>
        </w:rPr>
        <w:t xml:space="preserve"> seed to generate a distinct realization of stochastic processes. These seeds are stored to ensure consistency and reproducibility across scenarios, enabling direct comparisons </w:t>
      </w:r>
      <w:r w:rsidR="00106F26">
        <w:rPr>
          <w:color w:val="000000"/>
        </w:rPr>
        <w:t xml:space="preserve">among management strategies </w:t>
      </w:r>
      <w:r w:rsidRPr="00D863BB">
        <w:rPr>
          <w:color w:val="000000"/>
        </w:rPr>
        <w:t xml:space="preserve">when needed. </w:t>
      </w:r>
      <w:r w:rsidR="00757537">
        <w:rPr>
          <w:color w:val="000000"/>
        </w:rPr>
        <w:t>I</w:t>
      </w:r>
      <w:r w:rsidR="00757537" w:rsidRPr="00757537">
        <w:rPr>
          <w:color w:val="000000"/>
        </w:rPr>
        <w:t>n each realization, a time series of unobserved process error (i.e., random effects) is applied to key biological and fishery processes</w:t>
      </w:r>
      <w:r w:rsidR="00464890">
        <w:rPr>
          <w:color w:val="000000"/>
        </w:rPr>
        <w:t xml:space="preserve"> (e.g.,</w:t>
      </w:r>
      <w:r w:rsidR="00757537" w:rsidRPr="00757537">
        <w:rPr>
          <w:color w:val="000000"/>
        </w:rPr>
        <w:t xml:space="preserve"> recruitment, survival, </w:t>
      </w:r>
      <w:r w:rsidR="00464890">
        <w:rPr>
          <w:color w:val="000000"/>
        </w:rPr>
        <w:t xml:space="preserve">movement) </w:t>
      </w:r>
      <w:r w:rsidR="00757537" w:rsidRPr="00757537">
        <w:rPr>
          <w:color w:val="000000"/>
        </w:rPr>
        <w:t>based on the specified error distribution for each component. A corresponding set of observation errors is then applied on top of the resulting “true” population dynamics</w:t>
      </w:r>
      <w:r w:rsidRPr="00D863BB">
        <w:rPr>
          <w:color w:val="000000"/>
        </w:rPr>
        <w:t>. Together, these sources of variability produce a unique trajectory of population dynamics and a corresponding pseudo dataset for each replicate.</w:t>
      </w:r>
      <w:r w:rsidR="00AF18D3">
        <w:rPr>
          <w:color w:val="000000"/>
        </w:rPr>
        <w:t xml:space="preserve"> </w:t>
      </w:r>
      <w:r w:rsidRPr="00D863BB">
        <w:rPr>
          <w:color w:val="000000"/>
        </w:rPr>
        <w:t>For each replicate, different management strategies can be applied to the same underlying realization, allowing direct comparison of performance across strategies. Because the process error and observation error remain fixed within a replicate, differences in outcomes can be attributed solely to the management strategy rather than stochastic variability.</w:t>
      </w:r>
    </w:p>
    <w:p w14:paraId="5BEF0A8A" w14:textId="34807DA7" w:rsidR="00E32EB7" w:rsidDel="009D6DB1" w:rsidRDefault="00E32EB7" w:rsidP="009D6DB1">
      <w:pPr>
        <w:pStyle w:val="NormalWeb"/>
        <w:jc w:val="both"/>
        <w:rPr>
          <w:del w:id="28" w:author="Chengxue Li" w:date="2026-01-19T17:03:00Z" w16du:dateUtc="2026-01-19T22:03:00Z"/>
          <w:color w:val="000000"/>
        </w:rPr>
      </w:pPr>
      <w:r w:rsidRPr="00E32EB7">
        <w:rPr>
          <w:color w:val="000000"/>
        </w:rPr>
        <w:t>The runtime of the MSE is heavily influenced by factors such as the number of regions, the length of the historical and feedback periods, the frequency of assessments during the feedback period, and the number of age classes. It is also affected by available computing power and memory. While in theory the number of regions that can be modeled is limited only by computational resources, in practice runtime constraints can be substantial.</w:t>
      </w:r>
    </w:p>
    <w:p w14:paraId="2B9A5B41" w14:textId="77777777" w:rsidR="009D6DB1" w:rsidRPr="00E32EB7" w:rsidRDefault="009D6DB1" w:rsidP="00E376BA">
      <w:pPr>
        <w:pStyle w:val="NormalWeb"/>
        <w:jc w:val="both"/>
        <w:rPr>
          <w:ins w:id="29" w:author="Chengxue Li" w:date="2026-01-19T17:03:00Z" w16du:dateUtc="2026-01-19T22:03:00Z"/>
          <w:color w:val="000000"/>
        </w:rPr>
      </w:pPr>
    </w:p>
    <w:p w14:paraId="364B2C55" w14:textId="77777777" w:rsidR="001623BA" w:rsidRDefault="00E32EB7" w:rsidP="009D6DB1">
      <w:pPr>
        <w:pStyle w:val="NormalWeb"/>
        <w:jc w:val="both"/>
        <w:rPr>
          <w:b/>
        </w:rPr>
        <w:pPrChange w:id="30" w:author="Chengxue Li" w:date="2026-01-19T17:03:00Z" w16du:dateUtc="2026-01-19T22:03:00Z">
          <w:pPr>
            <w:pStyle w:val="Heading2"/>
          </w:pPr>
        </w:pPrChange>
      </w:pPr>
      <w:proofErr w:type="spellStart"/>
      <w:r w:rsidRPr="00E32EB7">
        <w:t>Additional</w:t>
      </w:r>
      <w:proofErr w:type="spellEnd"/>
      <w:r w:rsidRPr="00E32EB7">
        <w:t xml:space="preserve"> drivers of computational burden include the number and complexity of process errors in the EM. For example, modeling autocorrelation in process errors (e.g., AR(1) structures) increases the number of parameters to be estimated. This becomes particularly challenging for multidimensional process errors, such as random effects on numbers-at-age transitions, which can scale with both the number of </w:t>
      </w:r>
      <w:r w:rsidR="00803D1D">
        <w:t>populations</w:t>
      </w:r>
      <w:r w:rsidRPr="00E32EB7">
        <w:t xml:space="preserve"> and regions. </w:t>
      </w:r>
      <w:r w:rsidR="005B12C4">
        <w:t>Moreover</w:t>
      </w:r>
      <w:r w:rsidRPr="00E32EB7">
        <w:t>, the use of self-</w:t>
      </w:r>
      <w:proofErr w:type="gramStart"/>
      <w:r w:rsidRPr="00E32EB7">
        <w:t>weighting</w:t>
      </w:r>
      <w:proofErr w:type="gramEnd"/>
      <w:r w:rsidRPr="00E32EB7">
        <w:t xml:space="preserve"> likelihoods for age composition data introduces extra distributional parameters that expand quickly as more fleets and surveys are included. These modeling choices can greatly increase runtime and may render some scenarios impractical to run on standard computing hardware. </w:t>
      </w:r>
    </w:p>
    <w:p w14:paraId="00000071" w14:textId="448B7D1A" w:rsidR="00A907B3" w:rsidRDefault="00154326" w:rsidP="00E32EB7">
      <w:pPr>
        <w:pStyle w:val="Heading2"/>
      </w:pPr>
      <w:r>
        <w:lastRenderedPageBreak/>
        <w:t>2.</w:t>
      </w:r>
      <w:r w:rsidR="003A31A8">
        <w:t>7</w:t>
      </w:r>
      <w:r>
        <w:t xml:space="preserve"> Performance Metric</w:t>
      </w:r>
      <w:r w:rsidR="0022171E">
        <w:t>s</w:t>
      </w:r>
      <w:r>
        <w:t xml:space="preserve"> and Visualization </w:t>
      </w:r>
    </w:p>
    <w:p w14:paraId="00000072" w14:textId="145C9343" w:rsidR="00A907B3" w:rsidRDefault="00154326" w:rsidP="002E7C06">
      <w:pPr>
        <w:spacing w:before="280" w:after="280" w:line="240" w:lineRule="auto"/>
        <w:jc w:val="both"/>
        <w:rPr>
          <w:color w:val="000000"/>
        </w:rPr>
      </w:pPr>
      <w:r>
        <w:rPr>
          <w:color w:val="000000"/>
        </w:rPr>
        <w:t xml:space="preserve">MSE results, including outputs from the OM and </w:t>
      </w:r>
      <w:r w:rsidR="000408F6">
        <w:rPr>
          <w:color w:val="000000"/>
        </w:rPr>
        <w:t>E</w:t>
      </w:r>
      <w:r>
        <w:rPr>
          <w:color w:val="000000"/>
        </w:rPr>
        <w:t xml:space="preserve">M, are collected at the end of the feedback period. </w:t>
      </w:r>
      <w:r w:rsidR="00CC4745" w:rsidRPr="00CC4745">
        <w:rPr>
          <w:color w:val="000000"/>
        </w:rPr>
        <w:t>Users have the option to save each EM</w:t>
      </w:r>
      <w:r w:rsidR="00DF56AA">
        <w:rPr>
          <w:color w:val="000000"/>
        </w:rPr>
        <w:t xml:space="preserve"> output</w:t>
      </w:r>
      <w:r w:rsidR="00CC4745" w:rsidRPr="00CC4745">
        <w:rPr>
          <w:color w:val="000000"/>
        </w:rPr>
        <w:t xml:space="preserve"> generated during the feedback period.</w:t>
      </w:r>
      <w:r w:rsidR="0027771C">
        <w:rPr>
          <w:color w:val="000000"/>
        </w:rPr>
        <w:t xml:space="preserve"> </w:t>
      </w:r>
      <w:r w:rsidR="00AA7CA6">
        <w:rPr>
          <w:color w:val="000000"/>
        </w:rPr>
        <w:t>In addition</w:t>
      </w:r>
      <w:r>
        <w:rPr>
          <w:color w:val="000000"/>
        </w:rPr>
        <w:t xml:space="preserve">, the package supports diagnostics for each </w:t>
      </w:r>
      <w:r w:rsidR="00AC72A0">
        <w:rPr>
          <w:color w:val="000000"/>
        </w:rPr>
        <w:t>E</w:t>
      </w:r>
      <w:r>
        <w:rPr>
          <w:color w:val="000000"/>
        </w:rPr>
        <w:t xml:space="preserve">M, such as convergence, retrospective analysis, and </w:t>
      </w:r>
      <w:r w:rsidR="003373A9">
        <w:rPr>
          <w:color w:val="000000"/>
        </w:rPr>
        <w:t>residual analysis (e.g., one-step-ahead residuals)</w:t>
      </w:r>
      <w:r>
        <w:rPr>
          <w:color w:val="000000"/>
        </w:rPr>
        <w:t xml:space="preserve">. This functionality allows users to leverage the package as a platform for simulation-estimation experiments, </w:t>
      </w:r>
      <w:r w:rsidR="00C8278D">
        <w:rPr>
          <w:color w:val="000000"/>
        </w:rPr>
        <w:t>allowing</w:t>
      </w:r>
      <w:r>
        <w:rPr>
          <w:color w:val="000000"/>
        </w:rPr>
        <w:t xml:space="preserve"> evaluation of model performance for </w:t>
      </w:r>
      <w:r w:rsidR="004C4AE9">
        <w:rPr>
          <w:color w:val="000000"/>
        </w:rPr>
        <w:t>EMs</w:t>
      </w:r>
      <w:r>
        <w:rPr>
          <w:color w:val="000000"/>
        </w:rPr>
        <w:t xml:space="preserve"> with different structural assumptions.</w:t>
      </w:r>
    </w:p>
    <w:p w14:paraId="0658C3CE" w14:textId="3E8A3F44" w:rsidR="00075FC4" w:rsidRDefault="00C6568B" w:rsidP="002E7C06">
      <w:pPr>
        <w:spacing w:before="280" w:after="280" w:line="240" w:lineRule="auto"/>
        <w:jc w:val="both"/>
        <w:rPr>
          <w:color w:val="000000"/>
        </w:rPr>
      </w:pPr>
      <w:r w:rsidRPr="00C6568B">
        <w:rPr>
          <w:color w:val="000000"/>
        </w:rPr>
        <w:t>MSE results</w:t>
      </w:r>
      <w:r w:rsidR="00605AB2">
        <w:rPr>
          <w:color w:val="000000"/>
        </w:rPr>
        <w:t xml:space="preserve"> </w:t>
      </w:r>
      <w:r w:rsidRPr="00C6568B">
        <w:rPr>
          <w:color w:val="000000"/>
        </w:rPr>
        <w:t xml:space="preserve">are summarized internally, and a range of performance metrics are automatically calculated based on flexible, user-specified options (Table </w:t>
      </w:r>
      <w:r w:rsidR="007E1129">
        <w:rPr>
          <w:color w:val="000000"/>
        </w:rPr>
        <w:t>S3</w:t>
      </w:r>
      <w:r w:rsidRPr="00C6568B">
        <w:rPr>
          <w:color w:val="000000"/>
        </w:rPr>
        <w:t xml:space="preserve">). Performance can also be evaluated in relative terms by comparing metrics to a user-defined baseline </w:t>
      </w:r>
      <w:r w:rsidR="003C3F63">
        <w:rPr>
          <w:color w:val="000000"/>
        </w:rPr>
        <w:t>management strategy</w:t>
      </w:r>
      <w:r w:rsidRPr="00C6568B">
        <w:rPr>
          <w:color w:val="000000"/>
        </w:rPr>
        <w:t xml:space="preserve">, allowing users to explore trade-offs between the baseline and alternative management </w:t>
      </w:r>
      <w:r w:rsidR="002A4B0D">
        <w:rPr>
          <w:color w:val="000000"/>
        </w:rPr>
        <w:t>strategies</w:t>
      </w:r>
      <w:r w:rsidRPr="00C6568B">
        <w:rPr>
          <w:color w:val="000000"/>
        </w:rPr>
        <w:t xml:space="preserve">. </w:t>
      </w:r>
      <w:r w:rsidR="00075FC4" w:rsidRPr="00B77172">
        <w:rPr>
          <w:color w:val="000000"/>
        </w:rPr>
        <w:t xml:space="preserve">The user has the option to summarize results as a “global” median among years and realizations (i.e., median of n years </w:t>
      </w:r>
      <m:oMath>
        <m:r>
          <w:rPr>
            <w:rFonts w:ascii="Cambria Math" w:hAnsi="Cambria Math"/>
            <w:color w:val="000000"/>
          </w:rPr>
          <m:t>×</m:t>
        </m:r>
      </m:oMath>
      <w:r w:rsidR="00075FC4" w:rsidRPr="00B77172">
        <w:rPr>
          <w:color w:val="000000"/>
        </w:rPr>
        <w:t xml:space="preserve"> n realizations), a median among realizations of the means among years, or a median among realizations of the medians among years. These options were intended to allow users to evaluate whether the distribution of the results and subsequent method for calculating summary statistics </w:t>
      </w:r>
      <w:r w:rsidR="00040DE4">
        <w:rPr>
          <w:color w:val="000000"/>
        </w:rPr>
        <w:t>influence</w:t>
      </w:r>
      <w:r w:rsidR="00075FC4" w:rsidRPr="00B77172">
        <w:rPr>
          <w:color w:val="000000"/>
        </w:rPr>
        <w:t xml:space="preserve"> relative performance of </w:t>
      </w:r>
      <w:r w:rsidR="00075FC4">
        <w:rPr>
          <w:color w:val="000000"/>
        </w:rPr>
        <w:t>management procedures</w:t>
      </w:r>
      <w:r w:rsidR="00075FC4" w:rsidRPr="00B77172">
        <w:rPr>
          <w:color w:val="000000"/>
        </w:rPr>
        <w:t xml:space="preserve"> and conclusions.</w:t>
      </w:r>
    </w:p>
    <w:p w14:paraId="6BDE1590" w14:textId="029072FD" w:rsidR="00602CCF" w:rsidRPr="00181A72" w:rsidRDefault="00C6568B" w:rsidP="002E7C06">
      <w:pPr>
        <w:spacing w:before="280" w:after="280" w:line="240" w:lineRule="auto"/>
        <w:jc w:val="both"/>
        <w:rPr>
          <w:color w:val="000000"/>
        </w:rPr>
      </w:pPr>
      <w:r w:rsidRPr="00C6568B">
        <w:rPr>
          <w:color w:val="000000"/>
        </w:rPr>
        <w:t xml:space="preserve">The function supports output in multiple formats, including PDF, HTML, and PNG. The example in the following section provides a snapshot of the types of performance metrics and figures produced by the SPASAM-MSE package. For a complete list of available outputs and customization options, please </w:t>
      </w:r>
      <w:r w:rsidR="00935E02">
        <w:rPr>
          <w:color w:val="000000"/>
        </w:rPr>
        <w:t xml:space="preserve">see </w:t>
      </w:r>
      <w:hyperlink r:id="rId70" w:history="1">
        <w:r w:rsidR="000139CA" w:rsidRPr="00620A6B">
          <w:rPr>
            <w:rStyle w:val="Hyperlink"/>
          </w:rPr>
          <w:t>https://lichengxue.github.io/whamMSE/</w:t>
        </w:r>
      </w:hyperlink>
      <w:r w:rsidRPr="00C6568B">
        <w:rPr>
          <w:color w:val="000000"/>
        </w:rPr>
        <w:t>.</w:t>
      </w:r>
    </w:p>
    <w:p w14:paraId="00000074" w14:textId="1A1A139E" w:rsidR="00A907B3" w:rsidRDefault="00154326" w:rsidP="00D060CC">
      <w:pPr>
        <w:pStyle w:val="Heading1"/>
        <w:numPr>
          <w:ilvl w:val="0"/>
          <w:numId w:val="29"/>
        </w:numPr>
      </w:pPr>
      <w:r>
        <w:t xml:space="preserve">Example Application, Model Setup, and Results </w:t>
      </w:r>
    </w:p>
    <w:p w14:paraId="777F750B" w14:textId="58A9E9F2" w:rsidR="00DF5AFF" w:rsidRPr="00DF5AFF" w:rsidRDefault="00DF5AFF" w:rsidP="00B036A5">
      <w:pPr>
        <w:jc w:val="both"/>
      </w:pPr>
      <w:r w:rsidRPr="00DF5AFF">
        <w:t xml:space="preserve">The results presented in this example are intended solely for illustrative purposes. They are not meant to inform real-world management decisions but rather to demonstrate the capabilities of the SPASAM-MSE framework and to guide users in implementing </w:t>
      </w:r>
      <w:r w:rsidR="00B036A5">
        <w:t>MSE</w:t>
      </w:r>
      <w:r w:rsidRPr="00DF5AFF">
        <w:t xml:space="preserve"> within the platform.</w:t>
      </w:r>
    </w:p>
    <w:p w14:paraId="7B4729D4" w14:textId="26BCDD8C" w:rsidR="00283D09" w:rsidRDefault="00283D09" w:rsidP="00283D09">
      <w:pPr>
        <w:pStyle w:val="Heading2"/>
        <w:rPr>
          <w:lang w:eastAsia="zh-CN"/>
        </w:rPr>
      </w:pPr>
      <w:r>
        <w:rPr>
          <w:lang w:eastAsia="zh-CN"/>
        </w:rPr>
        <w:t>3.1 Background</w:t>
      </w:r>
    </w:p>
    <w:p w14:paraId="34A4C8AD" w14:textId="2259C878" w:rsidR="00165F3F" w:rsidRDefault="006A44B0" w:rsidP="00F24457">
      <w:pPr>
        <w:jc w:val="both"/>
        <w:rPr>
          <w:rFonts w:eastAsia="Times New Roman"/>
          <w:color w:val="000000"/>
          <w:lang w:eastAsia="zh-CN"/>
        </w:rPr>
      </w:pPr>
      <w:r w:rsidRPr="006A44B0">
        <w:rPr>
          <w:rFonts w:eastAsia="Times New Roman"/>
          <w:color w:val="000000"/>
          <w:lang w:eastAsia="zh-CN"/>
        </w:rPr>
        <w:t xml:space="preserve">In this section, we present an example application of the SPASAM-MSE framework to illustrate how </w:t>
      </w:r>
      <w:r w:rsidR="003021FC">
        <w:rPr>
          <w:rFonts w:eastAsia="Times New Roman"/>
          <w:color w:val="000000"/>
          <w:lang w:eastAsia="zh-CN"/>
        </w:rPr>
        <w:t>MSE</w:t>
      </w:r>
      <w:r w:rsidRPr="006A44B0">
        <w:rPr>
          <w:rFonts w:eastAsia="Times New Roman"/>
          <w:color w:val="000000"/>
          <w:lang w:eastAsia="zh-CN"/>
        </w:rPr>
        <w:t xml:space="preserve"> can address a central question in fisheries stock assessment: </w:t>
      </w:r>
      <w:r w:rsidRPr="003E2F9B">
        <w:rPr>
          <w:rFonts w:eastAsia="Times New Roman"/>
          <w:color w:val="000000"/>
          <w:lang w:eastAsia="zh-CN"/>
        </w:rPr>
        <w:t xml:space="preserve">How does misalignment in spatial structure </w:t>
      </w:r>
      <w:r w:rsidR="004E7656" w:rsidRPr="003E2F9B">
        <w:rPr>
          <w:rFonts w:eastAsia="Times New Roman"/>
          <w:color w:val="000000"/>
          <w:lang w:eastAsia="zh-CN"/>
        </w:rPr>
        <w:t>between the OM and EM</w:t>
      </w:r>
      <w:r w:rsidRPr="003E2F9B">
        <w:rPr>
          <w:rFonts w:eastAsia="Times New Roman"/>
          <w:color w:val="000000"/>
          <w:lang w:eastAsia="zh-CN"/>
        </w:rPr>
        <w:t xml:space="preserve"> affect management performance?</w:t>
      </w:r>
      <w:r w:rsidRPr="004E7656">
        <w:rPr>
          <w:rFonts w:eastAsia="Times New Roman"/>
          <w:color w:val="000000"/>
          <w:lang w:eastAsia="zh-CN"/>
        </w:rPr>
        <w:t xml:space="preserve"> </w:t>
      </w:r>
      <w:r w:rsidRPr="006A44B0">
        <w:rPr>
          <w:rFonts w:eastAsia="Times New Roman"/>
          <w:color w:val="000000"/>
          <w:lang w:eastAsia="zh-CN"/>
        </w:rPr>
        <w:t xml:space="preserve">Spatial misalignment can lead to biased parameter estimates and, in turn, suboptimal management advice. Using SPASAM-MSE, we evaluate trade-offs among estimation models with varying spatial structures to examine how these differences influence management outcomes. </w:t>
      </w:r>
    </w:p>
    <w:p w14:paraId="0133A5EE" w14:textId="7EBF3A68" w:rsidR="004704B9" w:rsidRDefault="004704B9" w:rsidP="001A2F8A">
      <w:pPr>
        <w:pStyle w:val="Heading2"/>
      </w:pPr>
      <w:bookmarkStart w:id="31" w:name="_Toc198501046"/>
      <w:bookmarkStart w:id="32" w:name="generate-basic-information"/>
      <w:r>
        <w:t xml:space="preserve">3.2. </w:t>
      </w:r>
      <w:bookmarkEnd w:id="31"/>
      <w:r w:rsidR="00F44436">
        <w:t>OM Conditioning</w:t>
      </w:r>
    </w:p>
    <w:p w14:paraId="64BE6AEE" w14:textId="62D87E8D" w:rsidR="00E60421" w:rsidRDefault="00F44436" w:rsidP="00A22F1C">
      <w:pPr>
        <w:spacing w:before="100" w:beforeAutospacing="1" w:after="100" w:afterAutospacing="1" w:line="240" w:lineRule="auto"/>
        <w:jc w:val="both"/>
        <w:rPr>
          <w:rFonts w:eastAsia="Times New Roman"/>
          <w:color w:val="000000"/>
          <w:lang w:eastAsia="zh-CN"/>
        </w:rPr>
      </w:pPr>
      <w:r>
        <w:t xml:space="preserve">The </w:t>
      </w:r>
      <w:r w:rsidR="00E60421">
        <w:t xml:space="preserve">OM </w:t>
      </w:r>
      <w:r w:rsidR="00E60421" w:rsidRPr="00CB24B6">
        <w:t>consist</w:t>
      </w:r>
      <w:r>
        <w:t>ed</w:t>
      </w:r>
      <w:r w:rsidR="00E60421" w:rsidRPr="00CB24B6">
        <w:t xml:space="preserve"> of two distinct natal populations of a medium-lived fish species, each occupying a separate spatial region. Each region </w:t>
      </w:r>
      <w:r w:rsidR="00BD09EB">
        <w:t>was</w:t>
      </w:r>
      <w:r w:rsidR="00E60421" w:rsidRPr="00CB24B6">
        <w:t xml:space="preserve"> associated with its own natal population, fleet, and survey. </w:t>
      </w:r>
      <w:r w:rsidR="00047E70">
        <w:t>The species was modeled with 10 age classes, with life-history parameters (growth, weight-at-age, maturity-at-age) drawn from Wiedenmann et al. (2017), which provides generic values for a medium-lived groundfish species.</w:t>
      </w:r>
      <w:r w:rsidR="00177712">
        <w:t xml:space="preserve"> </w:t>
      </w:r>
      <w:r w:rsidR="00D56C93" w:rsidRPr="00D56C93">
        <w:t xml:space="preserve">A summary of </w:t>
      </w:r>
      <w:r>
        <w:t xml:space="preserve">the </w:t>
      </w:r>
      <w:r w:rsidR="00D56C93" w:rsidRPr="00D56C93">
        <w:t xml:space="preserve">OM </w:t>
      </w:r>
      <w:r>
        <w:t>inputs and assumptions</w:t>
      </w:r>
      <w:r w:rsidRPr="00D56C93">
        <w:t xml:space="preserve"> </w:t>
      </w:r>
      <w:r w:rsidR="00D56C93" w:rsidRPr="00D56C93">
        <w:t xml:space="preserve">is provided in Table </w:t>
      </w:r>
      <w:r w:rsidR="00413B8E">
        <w:t>3</w:t>
      </w:r>
      <w:r w:rsidR="00D56C93" w:rsidRPr="00D56C93">
        <w:t>.</w:t>
      </w:r>
    </w:p>
    <w:p w14:paraId="491BBE77" w14:textId="61DC9B26" w:rsidR="00B0377F" w:rsidRDefault="00B0377F" w:rsidP="00A22F1C">
      <w:pPr>
        <w:spacing w:before="100" w:beforeAutospacing="1" w:after="100" w:afterAutospacing="1" w:line="240" w:lineRule="auto"/>
        <w:jc w:val="both"/>
        <w:rPr>
          <w:rFonts w:eastAsia="Times New Roman"/>
          <w:color w:val="000000"/>
          <w:lang w:eastAsia="zh-CN"/>
        </w:rPr>
      </w:pPr>
      <w:r w:rsidRPr="00B0377F">
        <w:rPr>
          <w:rFonts w:eastAsia="Times New Roman"/>
          <w:color w:val="000000"/>
          <w:lang w:eastAsia="zh-CN"/>
        </w:rPr>
        <w:lastRenderedPageBreak/>
        <w:t>The OM include</w:t>
      </w:r>
      <w:r w:rsidR="00FF0058">
        <w:rPr>
          <w:rFonts w:eastAsia="Times New Roman"/>
          <w:color w:val="000000"/>
          <w:lang w:eastAsia="zh-CN"/>
        </w:rPr>
        <w:t>d</w:t>
      </w:r>
      <w:r w:rsidRPr="00B0377F">
        <w:rPr>
          <w:rFonts w:eastAsia="Times New Roman"/>
          <w:color w:val="000000"/>
          <w:lang w:eastAsia="zh-CN"/>
        </w:rPr>
        <w:t xml:space="preserve"> spatially explicit fleet dynamics and survey operations, with each fleet and survey acting independently within its designated region. </w:t>
      </w:r>
      <w:r w:rsidR="009B3744" w:rsidRPr="009B3744">
        <w:rPr>
          <w:rFonts w:eastAsia="Times New Roman"/>
          <w:color w:val="000000"/>
          <w:lang w:eastAsia="zh-CN"/>
        </w:rPr>
        <w:t xml:space="preserve">Recruitment for each natal population </w:t>
      </w:r>
      <w:r w:rsidR="00E41255">
        <w:rPr>
          <w:rFonts w:eastAsia="Times New Roman"/>
          <w:color w:val="000000"/>
          <w:lang w:eastAsia="zh-CN"/>
        </w:rPr>
        <w:t>was</w:t>
      </w:r>
      <w:r w:rsidR="009B3744" w:rsidRPr="009B3744">
        <w:rPr>
          <w:rFonts w:eastAsia="Times New Roman"/>
          <w:color w:val="000000"/>
          <w:lang w:eastAsia="zh-CN"/>
        </w:rPr>
        <w:t xml:space="preserve"> modeled as a stochastic process with annual deviations around </w:t>
      </w:r>
      <w:r w:rsidR="004E7656">
        <w:rPr>
          <w:rFonts w:eastAsia="Times New Roman"/>
          <w:color w:val="000000"/>
          <w:lang w:eastAsia="zh-CN"/>
        </w:rPr>
        <w:t>a</w:t>
      </w:r>
      <w:r w:rsidR="004E7656" w:rsidRPr="009B3744">
        <w:rPr>
          <w:rFonts w:eastAsia="Times New Roman"/>
          <w:color w:val="000000"/>
          <w:lang w:eastAsia="zh-CN"/>
        </w:rPr>
        <w:t xml:space="preserve"> </w:t>
      </w:r>
      <w:r w:rsidR="009B3744" w:rsidRPr="009B3744">
        <w:rPr>
          <w:rFonts w:eastAsia="Times New Roman"/>
          <w:color w:val="000000"/>
          <w:lang w:eastAsia="zh-CN"/>
        </w:rPr>
        <w:t xml:space="preserve">mean, with deviations following an independent and identically distributed (IID) </w:t>
      </w:r>
      <w:proofErr w:type="gramStart"/>
      <w:r w:rsidR="009B3744" w:rsidRPr="009B3744">
        <w:rPr>
          <w:rFonts w:eastAsia="Times New Roman"/>
          <w:color w:val="000000"/>
          <w:lang w:eastAsia="zh-CN"/>
        </w:rPr>
        <w:t>log</w:t>
      </w:r>
      <w:proofErr w:type="gramEnd"/>
      <w:r w:rsidR="009B3744" w:rsidRPr="009B3744">
        <w:rPr>
          <w:rFonts w:eastAsia="Times New Roman"/>
          <w:color w:val="000000"/>
          <w:lang w:eastAsia="zh-CN"/>
        </w:rPr>
        <w:t>-normal distribution with a standard deviation of 0.8.</w:t>
      </w:r>
      <w:r w:rsidRPr="00B0377F">
        <w:rPr>
          <w:rFonts w:eastAsia="Times New Roman"/>
          <w:color w:val="000000"/>
          <w:lang w:eastAsia="zh-CN"/>
        </w:rPr>
        <w:t xml:space="preserve"> </w:t>
      </w:r>
      <w:r w:rsidR="000613EE" w:rsidRPr="000613EE">
        <w:rPr>
          <w:rFonts w:eastAsia="Times New Roman"/>
          <w:color w:val="000000"/>
          <w:lang w:eastAsia="zh-CN"/>
        </w:rPr>
        <w:t xml:space="preserve">Similarly, numbers-at-age transitions (i.e., survival) </w:t>
      </w:r>
      <w:r w:rsidR="00057C80">
        <w:rPr>
          <w:rFonts w:eastAsia="Times New Roman"/>
          <w:color w:val="000000"/>
          <w:lang w:eastAsia="zh-CN"/>
        </w:rPr>
        <w:t>were</w:t>
      </w:r>
      <w:r w:rsidR="000613EE" w:rsidRPr="000613EE">
        <w:rPr>
          <w:rFonts w:eastAsia="Times New Roman"/>
          <w:color w:val="000000"/>
          <w:lang w:eastAsia="zh-CN"/>
        </w:rPr>
        <w:t xml:space="preserve"> modeled as </w:t>
      </w:r>
      <w:proofErr w:type="gramStart"/>
      <w:r w:rsidR="000613EE" w:rsidRPr="000613EE">
        <w:rPr>
          <w:rFonts w:eastAsia="Times New Roman"/>
          <w:color w:val="000000"/>
          <w:lang w:eastAsia="zh-CN"/>
        </w:rPr>
        <w:t>log</w:t>
      </w:r>
      <w:proofErr w:type="gramEnd"/>
      <w:r w:rsidR="000613EE" w:rsidRPr="000613EE">
        <w:rPr>
          <w:rFonts w:eastAsia="Times New Roman"/>
          <w:color w:val="000000"/>
          <w:lang w:eastAsia="zh-CN"/>
        </w:rPr>
        <w:t>-normal random processes with a standard deviation of 0.3 (the same for each population and region).</w:t>
      </w:r>
      <w:r w:rsidR="000613EE">
        <w:rPr>
          <w:rFonts w:eastAsia="Times New Roman"/>
          <w:color w:val="000000"/>
          <w:lang w:eastAsia="zh-CN"/>
        </w:rPr>
        <w:t xml:space="preserve"> </w:t>
      </w:r>
      <w:ins w:id="33" w:author="Chengxue Li" w:date="2026-01-19T15:17:00Z">
        <w:r w:rsidR="00915104" w:rsidRPr="00915104">
          <w:rPr>
            <w:rFonts w:eastAsia="Times New Roman"/>
            <w:color w:val="000000"/>
            <w:lang w:eastAsia="zh-CN"/>
          </w:rPr>
          <w:t xml:space="preserve">These random effects represent unresolved sources of mortality and loss from the modeled spatial domain (e.g., predation, disease, or emigration beyond modeled regions), allowing the </w:t>
        </w:r>
      </w:ins>
      <w:ins w:id="34" w:author="Chengxue Li" w:date="2026-01-19T15:17:00Z" w16du:dateUtc="2026-01-19T20:17:00Z">
        <w:r w:rsidR="0025584A">
          <w:rPr>
            <w:rFonts w:eastAsia="Times New Roman"/>
            <w:color w:val="000000"/>
            <w:lang w:eastAsia="zh-CN"/>
          </w:rPr>
          <w:t>OM</w:t>
        </w:r>
      </w:ins>
      <w:ins w:id="35" w:author="Chengxue Li" w:date="2026-01-19T15:17:00Z">
        <w:r w:rsidR="00915104" w:rsidRPr="00915104">
          <w:rPr>
            <w:rFonts w:eastAsia="Times New Roman"/>
            <w:color w:val="000000"/>
            <w:lang w:eastAsia="zh-CN"/>
          </w:rPr>
          <w:t xml:space="preserve"> to reflect </w:t>
        </w:r>
        <w:proofErr w:type="gramStart"/>
        <w:r w:rsidR="00915104" w:rsidRPr="00915104">
          <w:rPr>
            <w:rFonts w:eastAsia="Times New Roman"/>
            <w:color w:val="000000"/>
            <w:lang w:eastAsia="zh-CN"/>
          </w:rPr>
          <w:t>realistic process</w:t>
        </w:r>
        <w:proofErr w:type="gramEnd"/>
        <w:r w:rsidR="00915104" w:rsidRPr="00915104">
          <w:rPr>
            <w:rFonts w:eastAsia="Times New Roman"/>
            <w:color w:val="000000"/>
            <w:lang w:eastAsia="zh-CN"/>
          </w:rPr>
          <w:t xml:space="preserve"> uncertainty.</w:t>
        </w:r>
      </w:ins>
      <w:ins w:id="36" w:author="Chengxue Li" w:date="2026-01-19T15:17:00Z" w16du:dateUtc="2026-01-19T20:17:00Z">
        <w:r w:rsidR="00915104">
          <w:rPr>
            <w:rFonts w:eastAsia="Times New Roman"/>
            <w:color w:val="000000"/>
            <w:lang w:eastAsia="zh-CN"/>
          </w:rPr>
          <w:t xml:space="preserve"> </w:t>
        </w:r>
      </w:ins>
      <w:r w:rsidR="002B1E86" w:rsidRPr="002B1E86">
        <w:rPr>
          <w:rFonts w:eastAsia="Times New Roman"/>
          <w:color w:val="000000"/>
          <w:lang w:eastAsia="zh-CN"/>
        </w:rPr>
        <w:t xml:space="preserve">Natural mortality </w:t>
      </w:r>
      <w:r w:rsidR="00F82FCE">
        <w:rPr>
          <w:rFonts w:eastAsia="Times New Roman"/>
          <w:color w:val="000000"/>
          <w:lang w:eastAsia="zh-CN"/>
        </w:rPr>
        <w:t>was</w:t>
      </w:r>
      <w:r w:rsidR="002B1E86" w:rsidRPr="002B1E86">
        <w:rPr>
          <w:rFonts w:eastAsia="Times New Roman"/>
          <w:color w:val="000000"/>
          <w:lang w:eastAsia="zh-CN"/>
        </w:rPr>
        <w:t xml:space="preserve"> fixed at 0.2 and </w:t>
      </w:r>
      <w:r w:rsidR="00303603">
        <w:rPr>
          <w:rFonts w:eastAsia="Times New Roman"/>
          <w:color w:val="000000"/>
          <w:lang w:eastAsia="zh-CN"/>
        </w:rPr>
        <w:t>was</w:t>
      </w:r>
      <w:r w:rsidR="002B1E86" w:rsidRPr="002B1E86">
        <w:rPr>
          <w:rFonts w:eastAsia="Times New Roman"/>
          <w:color w:val="000000"/>
          <w:lang w:eastAsia="zh-CN"/>
        </w:rPr>
        <w:t xml:space="preserve"> constant across all ages, regions, and populations</w:t>
      </w:r>
      <w:r w:rsidRPr="00B0377F">
        <w:rPr>
          <w:rFonts w:eastAsia="Times New Roman"/>
          <w:color w:val="000000"/>
          <w:lang w:eastAsia="zh-CN"/>
        </w:rPr>
        <w:t>. Seasonal movement follow</w:t>
      </w:r>
      <w:r w:rsidR="00533D0D">
        <w:rPr>
          <w:rFonts w:eastAsia="Times New Roman"/>
          <w:color w:val="000000"/>
          <w:lang w:eastAsia="zh-CN"/>
        </w:rPr>
        <w:t>ed</w:t>
      </w:r>
      <w:r w:rsidRPr="00B0377F">
        <w:rPr>
          <w:rFonts w:eastAsia="Times New Roman"/>
          <w:color w:val="000000"/>
          <w:lang w:eastAsia="zh-CN"/>
        </w:rPr>
        <w:t xml:space="preserve"> a natal homing pattern: during spring and winter, fish </w:t>
      </w:r>
      <w:r w:rsidR="00CF5E51">
        <w:rPr>
          <w:rFonts w:eastAsia="Times New Roman"/>
          <w:color w:val="000000"/>
          <w:lang w:eastAsia="zh-CN"/>
        </w:rPr>
        <w:t>could</w:t>
      </w:r>
      <w:r w:rsidRPr="00B0377F">
        <w:rPr>
          <w:rFonts w:eastAsia="Times New Roman"/>
          <w:color w:val="000000"/>
          <w:lang w:eastAsia="zh-CN"/>
        </w:rPr>
        <w:t xml:space="preserve"> move between regions (North → South: 0.3; South → North: 0.1); in summer, individuals return</w:t>
      </w:r>
      <w:r w:rsidR="00831616">
        <w:rPr>
          <w:rFonts w:eastAsia="Times New Roman"/>
          <w:color w:val="000000"/>
          <w:lang w:eastAsia="zh-CN"/>
        </w:rPr>
        <w:t>ed</w:t>
      </w:r>
      <w:r w:rsidRPr="00B0377F">
        <w:rPr>
          <w:rFonts w:eastAsia="Times New Roman"/>
          <w:color w:val="000000"/>
          <w:lang w:eastAsia="zh-CN"/>
        </w:rPr>
        <w:t xml:space="preserve"> to their natal regions</w:t>
      </w:r>
      <w:r w:rsidR="00B91243">
        <w:rPr>
          <w:rFonts w:eastAsia="Times New Roman"/>
          <w:color w:val="000000"/>
          <w:lang w:eastAsia="zh-CN"/>
        </w:rPr>
        <w:t xml:space="preserve"> by the end of the season</w:t>
      </w:r>
      <w:r w:rsidRPr="00B0377F">
        <w:rPr>
          <w:rFonts w:eastAsia="Times New Roman"/>
          <w:color w:val="000000"/>
          <w:lang w:eastAsia="zh-CN"/>
        </w:rPr>
        <w:t>; and in autumn, the spawning season, no movement occur</w:t>
      </w:r>
      <w:r w:rsidR="004102E1">
        <w:rPr>
          <w:rFonts w:eastAsia="Times New Roman"/>
          <w:color w:val="000000"/>
          <w:lang w:eastAsia="zh-CN"/>
        </w:rPr>
        <w:t>red</w:t>
      </w:r>
      <w:r w:rsidRPr="00B0377F">
        <w:rPr>
          <w:rFonts w:eastAsia="Times New Roman"/>
          <w:color w:val="000000"/>
          <w:lang w:eastAsia="zh-CN"/>
        </w:rPr>
        <w:t xml:space="preserve">. </w:t>
      </w:r>
    </w:p>
    <w:p w14:paraId="120FBB71" w14:textId="2A08883B" w:rsidR="003A11E7" w:rsidRPr="00B0377F" w:rsidRDefault="003A11E7" w:rsidP="00A22F1C">
      <w:pPr>
        <w:spacing w:before="100" w:beforeAutospacing="1" w:after="100" w:afterAutospacing="1" w:line="240" w:lineRule="auto"/>
        <w:jc w:val="both"/>
        <w:rPr>
          <w:rFonts w:eastAsia="Times New Roman"/>
          <w:color w:val="000000"/>
          <w:lang w:eastAsia="zh-CN"/>
        </w:rPr>
      </w:pPr>
      <w:r w:rsidRPr="003A11E7">
        <w:rPr>
          <w:rFonts w:eastAsia="Times New Roman"/>
          <w:color w:val="000000"/>
          <w:lang w:eastAsia="zh-CN"/>
        </w:rPr>
        <w:t xml:space="preserve">The </w:t>
      </w:r>
      <w:r w:rsidR="00895C0E">
        <w:rPr>
          <w:rFonts w:eastAsia="Times New Roman"/>
          <w:color w:val="000000"/>
          <w:lang w:eastAsia="zh-CN"/>
        </w:rPr>
        <w:t>OM</w:t>
      </w:r>
      <w:r w:rsidRPr="003A11E7">
        <w:rPr>
          <w:rFonts w:eastAsia="Times New Roman"/>
          <w:color w:val="000000"/>
          <w:lang w:eastAsia="zh-CN"/>
        </w:rPr>
        <w:t xml:space="preserve"> include</w:t>
      </w:r>
      <w:r w:rsidR="008F3FB8">
        <w:rPr>
          <w:rFonts w:eastAsia="Times New Roman"/>
          <w:color w:val="000000"/>
          <w:lang w:eastAsia="zh-CN"/>
        </w:rPr>
        <w:t>d</w:t>
      </w:r>
      <w:r w:rsidRPr="003A11E7">
        <w:rPr>
          <w:rFonts w:eastAsia="Times New Roman"/>
          <w:color w:val="000000"/>
          <w:lang w:eastAsia="zh-CN"/>
        </w:rPr>
        <w:t xml:space="preserve"> a 30-year historical period to simulate baseline population dynamics prior to the implementation of management strategies. Fishing </w:t>
      </w:r>
      <w:r w:rsidR="006647D0">
        <w:rPr>
          <w:rFonts w:eastAsia="Times New Roman"/>
          <w:color w:val="000000"/>
          <w:lang w:eastAsia="zh-CN"/>
        </w:rPr>
        <w:t>pressure</w:t>
      </w:r>
      <w:r w:rsidRPr="003A11E7">
        <w:rPr>
          <w:rFonts w:eastAsia="Times New Roman"/>
          <w:color w:val="000000"/>
          <w:lang w:eastAsia="zh-CN"/>
        </w:rPr>
        <w:t xml:space="preserve"> </w:t>
      </w:r>
      <w:r w:rsidR="00467F45">
        <w:rPr>
          <w:rFonts w:eastAsia="Times New Roman"/>
          <w:color w:val="000000"/>
          <w:lang w:eastAsia="zh-CN"/>
        </w:rPr>
        <w:t>was</w:t>
      </w:r>
      <w:r w:rsidRPr="003A11E7">
        <w:rPr>
          <w:rFonts w:eastAsia="Times New Roman"/>
          <w:color w:val="000000"/>
          <w:lang w:eastAsia="zh-CN"/>
        </w:rPr>
        <w:t xml:space="preserve"> specified externally during this phase and applied separately to each fleet. For the first 15 years, a fully selected </w:t>
      </w:r>
      <w:r w:rsidR="0009191C" w:rsidRPr="0009191C">
        <w:rPr>
          <w:rFonts w:eastAsia="Times New Roman"/>
          <w:i/>
          <w:iCs/>
          <w:color w:val="000000"/>
          <w:lang w:eastAsia="zh-CN"/>
        </w:rPr>
        <w:t>F</w:t>
      </w:r>
      <w:r w:rsidRPr="003A11E7">
        <w:rPr>
          <w:rFonts w:eastAsia="Times New Roman"/>
          <w:color w:val="000000"/>
          <w:lang w:eastAsia="zh-CN"/>
        </w:rPr>
        <w:t xml:space="preserve"> of 0.2 </w:t>
      </w:r>
      <w:r w:rsidR="00C9732D">
        <w:rPr>
          <w:rFonts w:eastAsia="Times New Roman"/>
          <w:color w:val="000000"/>
          <w:lang w:eastAsia="zh-CN"/>
        </w:rPr>
        <w:t>was</w:t>
      </w:r>
      <w:r w:rsidRPr="003A11E7">
        <w:rPr>
          <w:rFonts w:eastAsia="Times New Roman"/>
          <w:color w:val="000000"/>
          <w:lang w:eastAsia="zh-CN"/>
        </w:rPr>
        <w:t xml:space="preserve"> applied to each fleet</w:t>
      </w:r>
      <w:r w:rsidR="00905BC0">
        <w:rPr>
          <w:rFonts w:eastAsia="Times New Roman"/>
          <w:color w:val="000000"/>
          <w:lang w:eastAsia="zh-CN"/>
        </w:rPr>
        <w:t xml:space="preserve"> in each region</w:t>
      </w:r>
      <w:r w:rsidRPr="003A11E7">
        <w:rPr>
          <w:rFonts w:eastAsia="Times New Roman"/>
          <w:color w:val="000000"/>
          <w:lang w:eastAsia="zh-CN"/>
        </w:rPr>
        <w:t xml:space="preserve">, reflecting a period of higher exploitation. In the following 15 years, </w:t>
      </w:r>
      <w:r w:rsidRPr="0085505B">
        <w:rPr>
          <w:rFonts w:eastAsia="Times New Roman"/>
          <w:i/>
          <w:iCs/>
          <w:color w:val="000000"/>
          <w:lang w:eastAsia="zh-CN"/>
        </w:rPr>
        <w:t>F</w:t>
      </w:r>
      <w:r w:rsidRPr="003A11E7">
        <w:rPr>
          <w:rFonts w:eastAsia="Times New Roman"/>
          <w:color w:val="000000"/>
          <w:lang w:eastAsia="zh-CN"/>
        </w:rPr>
        <w:t xml:space="preserve"> </w:t>
      </w:r>
      <w:r w:rsidR="00C9732D">
        <w:rPr>
          <w:rFonts w:eastAsia="Times New Roman"/>
          <w:color w:val="000000"/>
          <w:lang w:eastAsia="zh-CN"/>
        </w:rPr>
        <w:t>was</w:t>
      </w:r>
      <w:r w:rsidRPr="003A11E7">
        <w:rPr>
          <w:rFonts w:eastAsia="Times New Roman"/>
          <w:color w:val="000000"/>
          <w:lang w:eastAsia="zh-CN"/>
        </w:rPr>
        <w:t xml:space="preserve"> reduced to 0.1, representing a management response or reduction in fishing pressure. Fleets in both regions operate</w:t>
      </w:r>
      <w:r w:rsidR="00510A9C">
        <w:rPr>
          <w:rFonts w:eastAsia="Times New Roman"/>
          <w:color w:val="000000"/>
          <w:lang w:eastAsia="zh-CN"/>
        </w:rPr>
        <w:t>d</w:t>
      </w:r>
      <w:r w:rsidRPr="003A11E7">
        <w:rPr>
          <w:rFonts w:eastAsia="Times New Roman"/>
          <w:color w:val="000000"/>
          <w:lang w:eastAsia="zh-CN"/>
        </w:rPr>
        <w:t xml:space="preserve"> year-round, and fishing effort </w:t>
      </w:r>
      <w:r w:rsidR="001E15F8">
        <w:rPr>
          <w:rFonts w:eastAsia="Times New Roman"/>
          <w:color w:val="000000"/>
          <w:lang w:eastAsia="zh-CN"/>
        </w:rPr>
        <w:t>was</w:t>
      </w:r>
      <w:r w:rsidRPr="003A11E7">
        <w:rPr>
          <w:rFonts w:eastAsia="Times New Roman"/>
          <w:color w:val="000000"/>
          <w:lang w:eastAsia="zh-CN"/>
        </w:rPr>
        <w:t xml:space="preserve"> applied uniformly across seasons. </w:t>
      </w:r>
    </w:p>
    <w:p w14:paraId="2F2AA9BA" w14:textId="50B24CD9" w:rsidR="00980A27" w:rsidRDefault="00980A27" w:rsidP="00980A27">
      <w:pPr>
        <w:pStyle w:val="Heading2"/>
      </w:pPr>
      <w:bookmarkStart w:id="37" w:name="_Toc198501051"/>
      <w:bookmarkStart w:id="38" w:name="prepare-wham-input"/>
      <w:bookmarkEnd w:id="32"/>
      <w:r>
        <w:t>3.</w:t>
      </w:r>
      <w:r w:rsidR="00BC0B76">
        <w:t>3</w:t>
      </w:r>
      <w:r>
        <w:t xml:space="preserve">. </w:t>
      </w:r>
      <w:r w:rsidR="00F44436">
        <w:t>Data Observations and Stochasticity</w:t>
      </w:r>
    </w:p>
    <w:p w14:paraId="683B1F0A" w14:textId="5257DEAA" w:rsidR="00AC4B7D" w:rsidRDefault="003871D5" w:rsidP="003E2F9B">
      <w:pPr>
        <w:spacing w:before="100" w:beforeAutospacing="1" w:after="100" w:afterAutospacing="1" w:line="240" w:lineRule="auto"/>
        <w:jc w:val="both"/>
      </w:pPr>
      <w:r w:rsidRPr="003871D5">
        <w:rPr>
          <w:rFonts w:eastAsia="Times New Roman"/>
          <w:color w:val="000000"/>
          <w:lang w:eastAsia="zh-CN"/>
        </w:rPr>
        <w:t>Given</w:t>
      </w:r>
      <w:r w:rsidR="00F44436">
        <w:rPr>
          <w:rFonts w:eastAsia="Times New Roman"/>
          <w:color w:val="000000"/>
          <w:lang w:eastAsia="zh-CN"/>
        </w:rPr>
        <w:t xml:space="preserve"> that</w:t>
      </w:r>
      <w:r w:rsidRPr="003871D5">
        <w:rPr>
          <w:rFonts w:eastAsia="Times New Roman"/>
          <w:color w:val="000000"/>
          <w:lang w:eastAsia="zh-CN"/>
        </w:rPr>
        <w:t xml:space="preserve"> identical initial numbers-at-age and fishing pressure </w:t>
      </w:r>
      <w:r w:rsidR="00F44436">
        <w:rPr>
          <w:rFonts w:eastAsia="Times New Roman"/>
          <w:color w:val="000000"/>
          <w:lang w:eastAsia="zh-CN"/>
        </w:rPr>
        <w:t xml:space="preserve">were assumed </w:t>
      </w:r>
      <w:r w:rsidRPr="003871D5">
        <w:rPr>
          <w:rFonts w:eastAsia="Times New Roman"/>
          <w:color w:val="000000"/>
          <w:lang w:eastAsia="zh-CN"/>
        </w:rPr>
        <w:t>across populations</w:t>
      </w:r>
      <w:r w:rsidR="002B28BD">
        <w:rPr>
          <w:rFonts w:eastAsia="Times New Roman"/>
          <w:color w:val="000000"/>
          <w:lang w:eastAsia="zh-CN"/>
        </w:rPr>
        <w:t xml:space="preserve"> in the OM</w:t>
      </w:r>
      <w:r w:rsidRPr="003871D5">
        <w:rPr>
          <w:rFonts w:eastAsia="Times New Roman"/>
          <w:color w:val="000000"/>
          <w:lang w:eastAsia="zh-CN"/>
        </w:rPr>
        <w:t xml:space="preserve">, variability in population dynamics across realizations arises solely from stochastic processes. </w:t>
      </w:r>
      <w:r w:rsidR="001F7B0E" w:rsidRPr="001F7B0E">
        <w:rPr>
          <w:rFonts w:eastAsia="Times New Roman"/>
          <w:color w:val="000000"/>
          <w:lang w:eastAsia="zh-CN"/>
        </w:rPr>
        <w:t xml:space="preserve">These are introduced through annual random effects, drawn independently for each </w:t>
      </w:r>
      <w:r w:rsidR="00D50324" w:rsidRPr="003871D5">
        <w:rPr>
          <w:rFonts w:eastAsia="Times New Roman"/>
          <w:color w:val="000000"/>
          <w:lang w:eastAsia="zh-CN"/>
        </w:rPr>
        <w:t xml:space="preserve">realization </w:t>
      </w:r>
      <w:r w:rsidR="003F35DD">
        <w:rPr>
          <w:rFonts w:eastAsia="Times New Roman"/>
          <w:color w:val="000000"/>
          <w:lang w:eastAsia="zh-CN"/>
        </w:rPr>
        <w:t xml:space="preserve">(or replicate) </w:t>
      </w:r>
      <w:r w:rsidR="001F7B0E" w:rsidRPr="001F7B0E">
        <w:rPr>
          <w:rFonts w:eastAsia="Times New Roman"/>
          <w:color w:val="000000"/>
          <w:lang w:eastAsia="zh-CN"/>
        </w:rPr>
        <w:t>using a unique random seed, based on the specified error distributions for recruitment and numbers-at-age transitions.</w:t>
      </w:r>
      <w:r w:rsidR="001F7B0E">
        <w:rPr>
          <w:rFonts w:eastAsia="Times New Roman"/>
          <w:color w:val="000000"/>
          <w:lang w:eastAsia="zh-CN"/>
        </w:rPr>
        <w:t xml:space="preserve"> </w:t>
      </w:r>
      <w:r w:rsidRPr="003871D5">
        <w:rPr>
          <w:rFonts w:eastAsia="Times New Roman"/>
          <w:color w:val="000000"/>
          <w:lang w:eastAsia="zh-CN"/>
        </w:rPr>
        <w:t xml:space="preserve">For each </w:t>
      </w:r>
      <w:r w:rsidR="007973C3" w:rsidRPr="003871D5">
        <w:rPr>
          <w:rFonts w:eastAsia="Times New Roman"/>
          <w:color w:val="000000"/>
          <w:lang w:eastAsia="zh-CN"/>
        </w:rPr>
        <w:t>realization</w:t>
      </w:r>
      <w:r w:rsidRPr="003871D5">
        <w:rPr>
          <w:rFonts w:eastAsia="Times New Roman"/>
          <w:color w:val="000000"/>
          <w:lang w:eastAsia="zh-CN"/>
        </w:rPr>
        <w:t>, observational time series (i.e., fleet catch and survey indices</w:t>
      </w:r>
      <w:r w:rsidR="0064235F">
        <w:rPr>
          <w:rFonts w:eastAsia="Times New Roman"/>
          <w:color w:val="000000"/>
          <w:lang w:eastAsia="zh-CN"/>
        </w:rPr>
        <w:t>, and</w:t>
      </w:r>
      <w:r w:rsidR="0074225D">
        <w:rPr>
          <w:rFonts w:eastAsia="Times New Roman"/>
          <w:color w:val="000000"/>
          <w:lang w:eastAsia="zh-CN"/>
        </w:rPr>
        <w:t xml:space="preserve"> age composition</w:t>
      </w:r>
      <w:r w:rsidRPr="003871D5">
        <w:rPr>
          <w:rFonts w:eastAsia="Times New Roman"/>
          <w:color w:val="000000"/>
          <w:lang w:eastAsia="zh-CN"/>
        </w:rPr>
        <w:t>) are generated by applying annual observation error</w:t>
      </w:r>
      <w:r w:rsidR="00944F6F">
        <w:rPr>
          <w:rFonts w:eastAsia="Times New Roman"/>
          <w:color w:val="000000"/>
          <w:lang w:eastAsia="zh-CN"/>
        </w:rPr>
        <w:t>s</w:t>
      </w:r>
      <w:r w:rsidRPr="003871D5">
        <w:rPr>
          <w:rFonts w:eastAsia="Times New Roman"/>
          <w:color w:val="000000"/>
          <w:lang w:eastAsia="zh-CN"/>
        </w:rPr>
        <w:t xml:space="preserve"> drawn </w:t>
      </w:r>
      <w:r w:rsidR="004E7656">
        <w:rPr>
          <w:rFonts w:eastAsia="Times New Roman"/>
          <w:color w:val="000000"/>
          <w:lang w:eastAsia="zh-CN"/>
        </w:rPr>
        <w:t xml:space="preserve">using </w:t>
      </w:r>
      <w:r w:rsidRPr="003871D5">
        <w:rPr>
          <w:rFonts w:eastAsia="Times New Roman"/>
          <w:color w:val="000000"/>
          <w:lang w:eastAsia="zh-CN"/>
        </w:rPr>
        <w:t xml:space="preserve">the same </w:t>
      </w:r>
      <w:r w:rsidR="0022082B">
        <w:rPr>
          <w:rFonts w:eastAsia="Times New Roman"/>
          <w:color w:val="000000"/>
          <w:lang w:eastAsia="zh-CN"/>
        </w:rPr>
        <w:t xml:space="preserve">random </w:t>
      </w:r>
      <w:r w:rsidRPr="003871D5">
        <w:rPr>
          <w:rFonts w:eastAsia="Times New Roman"/>
          <w:color w:val="000000"/>
          <w:lang w:eastAsia="zh-CN"/>
        </w:rPr>
        <w:t xml:space="preserve">seed. </w:t>
      </w:r>
      <w:r w:rsidR="008F306B">
        <w:t>It is worth noting that in this setup the survey observation error is lower than that of the catch</w:t>
      </w:r>
      <w:r w:rsidR="00803494">
        <w:t xml:space="preserve"> (Table </w:t>
      </w:r>
      <w:r w:rsidR="00CF4E07">
        <w:t>3</w:t>
      </w:r>
      <w:r w:rsidR="00803494">
        <w:t>)</w:t>
      </w:r>
      <w:r w:rsidR="008F306B">
        <w:t xml:space="preserve">, which is not typical for the U.S. Northeast region. </w:t>
      </w:r>
      <w:r w:rsidR="00AC4B7D" w:rsidRPr="00AC4B7D">
        <w:t xml:space="preserve">In this example, we included </w:t>
      </w:r>
      <w:r w:rsidR="009A7C29">
        <w:t>25</w:t>
      </w:r>
      <w:r w:rsidR="00AC4B7D" w:rsidRPr="00AC4B7D">
        <w:t xml:space="preserve"> realizations, each consisting of a distinct set of true population dynamics and associated observational data used in the assessment during the feedback loop.</w:t>
      </w:r>
    </w:p>
    <w:p w14:paraId="03F1CFC2" w14:textId="6F82FBD8" w:rsidR="00DD18F1" w:rsidRDefault="00DD18F1" w:rsidP="00A02868">
      <w:pPr>
        <w:pStyle w:val="Heading2"/>
      </w:pPr>
      <w:r>
        <w:t xml:space="preserve">3.3 </w:t>
      </w:r>
      <w:r w:rsidR="00F44436">
        <w:t>EM Structure</w:t>
      </w:r>
    </w:p>
    <w:p w14:paraId="57D504B5" w14:textId="3CF82E71" w:rsidR="00E35342" w:rsidRPr="00486BCA" w:rsidRDefault="00260E7F" w:rsidP="00413B8E">
      <w:pPr>
        <w:spacing w:before="100" w:beforeAutospacing="1" w:after="100" w:afterAutospacing="1" w:line="240" w:lineRule="auto"/>
        <w:rPr>
          <w:rFonts w:eastAsia="Times New Roman"/>
          <w:color w:val="000000"/>
          <w:lang w:eastAsia="zh-CN"/>
        </w:rPr>
      </w:pPr>
      <w:r w:rsidRPr="00260E7F">
        <w:rPr>
          <w:rFonts w:eastAsia="Times New Roman"/>
          <w:color w:val="000000"/>
          <w:lang w:eastAsia="zh-CN"/>
        </w:rPr>
        <w:t xml:space="preserve">To evaluate how different assumptions about spatial structure influence management outcomes, we developed </w:t>
      </w:r>
      <w:r w:rsidR="006C6F86">
        <w:rPr>
          <w:rFonts w:eastAsia="Times New Roman"/>
          <w:color w:val="000000"/>
          <w:lang w:eastAsia="zh-CN"/>
        </w:rPr>
        <w:t>five</w:t>
      </w:r>
      <w:r w:rsidRPr="00260E7F">
        <w:rPr>
          <w:rFonts w:eastAsia="Times New Roman"/>
          <w:color w:val="000000"/>
          <w:lang w:eastAsia="zh-CN"/>
        </w:rPr>
        <w:t xml:space="preserve"> </w:t>
      </w:r>
      <w:r w:rsidR="00C5039F">
        <w:rPr>
          <w:rFonts w:eastAsia="Times New Roman"/>
          <w:color w:val="000000"/>
          <w:lang w:eastAsia="zh-CN"/>
        </w:rPr>
        <w:t xml:space="preserve">EMs </w:t>
      </w:r>
      <w:r w:rsidRPr="00260E7F">
        <w:rPr>
          <w:rFonts w:eastAsia="Times New Roman"/>
          <w:color w:val="000000"/>
          <w:lang w:eastAsia="zh-CN"/>
        </w:rPr>
        <w:t xml:space="preserve">representing varying degrees of spatial complexity. These EMs serve as alternative management strategies within the MSE framework, each making different assumptions about population structure, fleet and survey treatment, and movement dynamics. The EMs range from a simple panmictic model to spatially explicit models with fixed or estimated movement. A summary of EM configurations and assumptions is provided in Table </w:t>
      </w:r>
      <w:r w:rsidR="00413B8E">
        <w:rPr>
          <w:rFonts w:eastAsia="Times New Roman"/>
          <w:color w:val="000000"/>
          <w:lang w:eastAsia="zh-CN"/>
        </w:rPr>
        <w:t>4</w:t>
      </w:r>
      <w:r w:rsidRPr="00260E7F">
        <w:rPr>
          <w:rFonts w:eastAsia="Times New Roman"/>
          <w:color w:val="000000"/>
          <w:lang w:eastAsia="zh-CN"/>
        </w:rPr>
        <w:t>.</w:t>
      </w:r>
    </w:p>
    <w:p w14:paraId="034AF975" w14:textId="49F8F438" w:rsidR="00466E4E" w:rsidRDefault="00466E4E" w:rsidP="00A02868">
      <w:pPr>
        <w:pStyle w:val="Heading2"/>
      </w:pPr>
      <w:r>
        <w:lastRenderedPageBreak/>
        <w:t xml:space="preserve">3.4 </w:t>
      </w:r>
      <w:r w:rsidR="006C6F86">
        <w:t xml:space="preserve">MSE </w:t>
      </w:r>
      <w:r w:rsidR="00810556">
        <w:t>Settings</w:t>
      </w:r>
      <w:r w:rsidR="00EE2E10">
        <w:t xml:space="preserve"> </w:t>
      </w:r>
    </w:p>
    <w:p w14:paraId="624418C7" w14:textId="7F8CB1D1" w:rsidR="00A02868" w:rsidRPr="00A02868" w:rsidRDefault="00BC5DD2" w:rsidP="003E2F9B">
      <w:pPr>
        <w:spacing w:before="100" w:beforeAutospacing="1" w:after="100" w:afterAutospacing="1" w:line="240" w:lineRule="auto"/>
        <w:jc w:val="both"/>
      </w:pPr>
      <w:r w:rsidRPr="00BC5DD2">
        <w:rPr>
          <w:rFonts w:eastAsia="Times New Roman"/>
          <w:color w:val="000000"/>
          <w:lang w:eastAsia="zh-CN"/>
        </w:rPr>
        <w:t xml:space="preserve">In this example, we specified a </w:t>
      </w:r>
      <w:r w:rsidR="00B3254C">
        <w:rPr>
          <w:rFonts w:eastAsia="Times New Roman"/>
          <w:color w:val="000000"/>
          <w:lang w:eastAsia="zh-CN"/>
        </w:rPr>
        <w:t>15</w:t>
      </w:r>
      <w:r w:rsidRPr="00BC5DD2">
        <w:rPr>
          <w:rFonts w:eastAsia="Times New Roman"/>
          <w:color w:val="000000"/>
          <w:lang w:eastAsia="zh-CN"/>
        </w:rPr>
        <w:t>-year feedback period</w:t>
      </w:r>
      <w:ins w:id="39" w:author="Chengxue Li" w:date="2026-01-19T16:13:00Z" w16du:dateUtc="2026-01-19T21:13:00Z">
        <w:r w:rsidR="00B459E4">
          <w:rPr>
            <w:rFonts w:eastAsia="Times New Roman"/>
            <w:color w:val="000000"/>
            <w:lang w:eastAsia="zh-CN"/>
          </w:rPr>
          <w:t xml:space="preserve"> (</w:t>
        </w:r>
      </w:ins>
      <w:ins w:id="40" w:author="Chengxue Li" w:date="2026-01-19T16:13:00Z">
        <w:r w:rsidR="00B459E4" w:rsidRPr="00B459E4">
          <w:rPr>
            <w:rFonts w:eastAsia="Times New Roman"/>
            <w:color w:val="000000"/>
            <w:lang w:eastAsia="zh-CN"/>
          </w:rPr>
          <w:t xml:space="preserve">approximately 1.5 generations for the </w:t>
        </w:r>
        <w:r w:rsidR="003A3968" w:rsidRPr="003A3968">
          <w:rPr>
            <w:rFonts w:eastAsia="Times New Roman"/>
            <w:color w:val="000000"/>
            <w:lang w:eastAsia="zh-CN"/>
          </w:rPr>
          <w:t xml:space="preserve">studied </w:t>
        </w:r>
      </w:ins>
      <w:ins w:id="41" w:author="Chengxue Li" w:date="2026-01-19T16:13:00Z" w16du:dateUtc="2026-01-19T21:13:00Z">
        <w:r w:rsidR="00B459E4">
          <w:rPr>
            <w:rFonts w:eastAsia="Times New Roman"/>
            <w:color w:val="000000"/>
            <w:lang w:eastAsia="zh-CN"/>
          </w:rPr>
          <w:t>species</w:t>
        </w:r>
      </w:ins>
      <w:ins w:id="42" w:author="Chengxue Li" w:date="2026-01-19T16:13:00Z">
        <w:r w:rsidR="00B459E4" w:rsidRPr="00B459E4">
          <w:rPr>
            <w:rFonts w:eastAsia="Times New Roman"/>
            <w:color w:val="000000"/>
            <w:lang w:eastAsia="zh-CN"/>
          </w:rPr>
          <w:t>)</w:t>
        </w:r>
      </w:ins>
      <w:r w:rsidRPr="00BC5DD2">
        <w:rPr>
          <w:rFonts w:eastAsia="Times New Roman"/>
          <w:color w:val="000000"/>
          <w:lang w:eastAsia="zh-CN"/>
        </w:rPr>
        <w:t xml:space="preserve">, with assessments conducted every 3 years, resulting in </w:t>
      </w:r>
      <w:del w:id="43" w:author="Chengxue Li" w:date="2026-01-19T16:17:00Z" w16du:dateUtc="2026-01-19T21:17:00Z">
        <w:r w:rsidRPr="00BC5DD2" w:rsidDel="00E95034">
          <w:rPr>
            <w:rFonts w:eastAsia="Times New Roman"/>
            <w:color w:val="000000"/>
            <w:lang w:eastAsia="zh-CN"/>
          </w:rPr>
          <w:delText xml:space="preserve">two </w:delText>
        </w:r>
      </w:del>
      <w:ins w:id="44" w:author="Chengxue Li" w:date="2026-01-19T16:17:00Z" w16du:dateUtc="2026-01-19T21:17:00Z">
        <w:r w:rsidR="00E95034">
          <w:rPr>
            <w:rFonts w:eastAsia="Times New Roman"/>
            <w:color w:val="000000"/>
            <w:lang w:eastAsia="zh-CN"/>
          </w:rPr>
          <w:t>five</w:t>
        </w:r>
        <w:r w:rsidR="00E95034" w:rsidRPr="00BC5DD2">
          <w:rPr>
            <w:rFonts w:eastAsia="Times New Roman"/>
            <w:color w:val="000000"/>
            <w:lang w:eastAsia="zh-CN"/>
          </w:rPr>
          <w:t xml:space="preserve"> </w:t>
        </w:r>
      </w:ins>
      <w:r w:rsidRPr="00BC5DD2">
        <w:rPr>
          <w:rFonts w:eastAsia="Times New Roman"/>
          <w:color w:val="000000"/>
          <w:lang w:eastAsia="zh-CN"/>
        </w:rPr>
        <w:t>assessments over its duration.</w:t>
      </w:r>
      <w:r w:rsidR="004E7656">
        <w:rPr>
          <w:rFonts w:eastAsia="Times New Roman"/>
          <w:color w:val="000000"/>
          <w:lang w:eastAsia="zh-CN"/>
        </w:rPr>
        <w:t xml:space="preserve"> </w:t>
      </w:r>
      <w:r w:rsidR="00A02868" w:rsidRPr="00A02868">
        <w:rPr>
          <w:rFonts w:eastAsia="Times New Roman"/>
          <w:color w:val="000000"/>
          <w:lang w:eastAsia="zh-CN"/>
        </w:rPr>
        <w:t xml:space="preserve">The </w:t>
      </w:r>
      <w:r w:rsidR="00F36B1F">
        <w:rPr>
          <w:rFonts w:eastAsia="Times New Roman"/>
          <w:color w:val="000000"/>
          <w:lang w:eastAsia="zh-CN"/>
        </w:rPr>
        <w:t>HCR</w:t>
      </w:r>
      <w:r w:rsidR="00A02868" w:rsidRPr="00A02868">
        <w:rPr>
          <w:rFonts w:eastAsia="Times New Roman"/>
          <w:color w:val="000000"/>
          <w:lang w:eastAsia="zh-CN"/>
        </w:rPr>
        <w:t xml:space="preserve"> </w:t>
      </w:r>
      <w:r w:rsidR="00817514">
        <w:rPr>
          <w:rFonts w:eastAsia="Times New Roman"/>
          <w:color w:val="000000"/>
          <w:lang w:eastAsia="zh-CN"/>
        </w:rPr>
        <w:t>was</w:t>
      </w:r>
      <w:r w:rsidR="00A02868" w:rsidRPr="00A02868">
        <w:rPr>
          <w:rFonts w:eastAsia="Times New Roman"/>
          <w:color w:val="000000"/>
          <w:lang w:eastAsia="zh-CN"/>
        </w:rPr>
        <w:t xml:space="preserve"> defined as </w:t>
      </w:r>
      <w:r w:rsidR="004E7656">
        <w:rPr>
          <w:rFonts w:eastAsia="Times New Roman"/>
          <w:color w:val="000000"/>
          <w:lang w:eastAsia="zh-CN"/>
        </w:rPr>
        <w:t xml:space="preserve">a constant </w:t>
      </w:r>
      <w:r w:rsidR="004E7656" w:rsidRPr="00B30326">
        <w:rPr>
          <w:rFonts w:eastAsia="Times New Roman"/>
          <w:i/>
          <w:iCs/>
          <w:color w:val="000000"/>
          <w:lang w:eastAsia="zh-CN"/>
        </w:rPr>
        <w:t>F</w:t>
      </w:r>
      <w:r w:rsidR="004E7656">
        <w:rPr>
          <w:rFonts w:eastAsia="Times New Roman"/>
          <w:color w:val="000000"/>
          <w:lang w:eastAsia="zh-CN"/>
        </w:rPr>
        <w:t xml:space="preserve"> at </w:t>
      </w:r>
      <w:r w:rsidR="00A02868" w:rsidRPr="00A02868">
        <w:rPr>
          <w:rFonts w:eastAsia="Times New Roman"/>
          <w:color w:val="000000"/>
          <w:lang w:eastAsia="zh-CN"/>
        </w:rPr>
        <w:t>75</w:t>
      </w:r>
      <w:r w:rsidR="002B23DD">
        <w:rPr>
          <w:rFonts w:eastAsia="Times New Roman"/>
          <w:color w:val="000000"/>
          <w:lang w:eastAsia="zh-CN"/>
        </w:rPr>
        <w:t xml:space="preserve">% of </w:t>
      </w:r>
      <w:r w:rsidR="002B23DD" w:rsidRPr="000A528F">
        <w:rPr>
          <w:rFonts w:eastAsia="Times New Roman"/>
          <w:i/>
          <w:iCs/>
          <w:color w:val="000000"/>
          <w:lang w:eastAsia="zh-CN"/>
        </w:rPr>
        <w:t>F</w:t>
      </w:r>
      <w:r w:rsidR="002B23DD" w:rsidRPr="000A528F">
        <w:rPr>
          <w:rFonts w:eastAsia="Times New Roman"/>
          <w:i/>
          <w:iCs/>
          <w:color w:val="000000"/>
          <w:vertAlign w:val="subscript"/>
          <w:lang w:eastAsia="zh-CN"/>
        </w:rPr>
        <w:t>40%</w:t>
      </w:r>
      <w:r w:rsidR="00A02868" w:rsidRPr="00A02868">
        <w:rPr>
          <w:rFonts w:eastAsia="Times New Roman"/>
          <w:i/>
          <w:iCs/>
          <w:color w:val="000000"/>
          <w:lang w:eastAsia="zh-CN"/>
        </w:rPr>
        <w:t>.</w:t>
      </w:r>
      <w:r w:rsidR="00A02868" w:rsidRPr="00A02868">
        <w:rPr>
          <w:rFonts w:eastAsia="Times New Roman"/>
          <w:color w:val="000000"/>
          <w:lang w:eastAsia="zh-CN"/>
        </w:rPr>
        <w:t xml:space="preserve"> </w:t>
      </w:r>
      <w:r w:rsidR="004E7656">
        <w:rPr>
          <w:rFonts w:eastAsia="Times New Roman"/>
          <w:color w:val="000000"/>
          <w:lang w:eastAsia="zh-CN"/>
        </w:rPr>
        <w:t>P</w:t>
      </w:r>
      <w:r w:rsidR="00A02868" w:rsidRPr="00A02868">
        <w:rPr>
          <w:rFonts w:eastAsia="Times New Roman"/>
          <w:color w:val="000000"/>
          <w:lang w:eastAsia="zh-CN"/>
        </w:rPr>
        <w:t>rojections for</w:t>
      </w:r>
      <w:r w:rsidR="000B3F4E">
        <w:rPr>
          <w:rFonts w:eastAsia="Times New Roman"/>
          <w:color w:val="000000"/>
          <w:lang w:eastAsia="zh-CN"/>
        </w:rPr>
        <w:t xml:space="preserve"> each EM</w:t>
      </w:r>
      <w:r w:rsidR="00C23B52">
        <w:rPr>
          <w:rFonts w:eastAsia="Times New Roman"/>
          <w:color w:val="000000"/>
          <w:lang w:eastAsia="zh-CN"/>
        </w:rPr>
        <w:t xml:space="preserve"> </w:t>
      </w:r>
      <w:r w:rsidR="00B668B0">
        <w:rPr>
          <w:rFonts w:eastAsia="Times New Roman"/>
          <w:color w:val="000000"/>
          <w:lang w:eastAsia="zh-CN"/>
        </w:rPr>
        <w:t>were</w:t>
      </w:r>
      <w:r w:rsidR="00A02868" w:rsidRPr="00A02868">
        <w:rPr>
          <w:rFonts w:eastAsia="Times New Roman"/>
          <w:color w:val="000000"/>
          <w:lang w:eastAsia="zh-CN"/>
        </w:rPr>
        <w:t xml:space="preserve"> conducted over 3-year periods (matching the assessment interval</w:t>
      </w:r>
      <w:r w:rsidR="001D27D5" w:rsidRPr="00A02868">
        <w:rPr>
          <w:rFonts w:eastAsia="Times New Roman"/>
          <w:color w:val="000000"/>
          <w:lang w:eastAsia="zh-CN"/>
        </w:rPr>
        <w:t>) and</w:t>
      </w:r>
      <w:r w:rsidR="00A02868" w:rsidRPr="00A02868">
        <w:rPr>
          <w:rFonts w:eastAsia="Times New Roman"/>
          <w:color w:val="000000"/>
          <w:lang w:eastAsia="zh-CN"/>
        </w:rPr>
        <w:t xml:space="preserve"> </w:t>
      </w:r>
      <w:r w:rsidR="00B92C6A">
        <w:rPr>
          <w:rFonts w:eastAsia="Times New Roman"/>
          <w:color w:val="000000"/>
          <w:lang w:eastAsia="zh-CN"/>
        </w:rPr>
        <w:t>were</w:t>
      </w:r>
      <w:r w:rsidR="00A02868" w:rsidRPr="00A02868">
        <w:rPr>
          <w:rFonts w:eastAsia="Times New Roman"/>
          <w:color w:val="000000"/>
          <w:lang w:eastAsia="zh-CN"/>
        </w:rPr>
        <w:t xml:space="preserve"> based on prevailing biological conditions</w:t>
      </w:r>
      <w:r w:rsidR="00DC5BEC">
        <w:rPr>
          <w:rFonts w:eastAsia="Times New Roman"/>
          <w:color w:val="000000"/>
          <w:lang w:eastAsia="zh-CN"/>
        </w:rPr>
        <w:t xml:space="preserve"> (</w:t>
      </w:r>
      <w:r w:rsidR="00A02868" w:rsidRPr="00A02868">
        <w:rPr>
          <w:rFonts w:eastAsia="Times New Roman"/>
          <w:color w:val="000000"/>
          <w:lang w:eastAsia="zh-CN"/>
        </w:rPr>
        <w:t>5-year averages of life history traits</w:t>
      </w:r>
      <w:r w:rsidR="006D1EF9">
        <w:rPr>
          <w:rFonts w:eastAsia="Times New Roman"/>
          <w:color w:val="000000"/>
          <w:lang w:eastAsia="zh-CN"/>
        </w:rPr>
        <w:t>)</w:t>
      </w:r>
      <w:r w:rsidR="00A02868" w:rsidRPr="00A02868">
        <w:rPr>
          <w:rFonts w:eastAsia="Times New Roman"/>
          <w:color w:val="000000"/>
          <w:lang w:eastAsia="zh-CN"/>
        </w:rPr>
        <w:t>. Recruitment</w:t>
      </w:r>
      <w:r w:rsidR="004E7656">
        <w:rPr>
          <w:rFonts w:eastAsia="Times New Roman"/>
          <w:color w:val="000000"/>
          <w:lang w:eastAsia="zh-CN"/>
        </w:rPr>
        <w:t xml:space="preserve"> in the projection period</w:t>
      </w:r>
      <w:r w:rsidR="00A02868" w:rsidRPr="00A02868">
        <w:rPr>
          <w:rFonts w:eastAsia="Times New Roman"/>
          <w:color w:val="000000"/>
          <w:lang w:eastAsia="zh-CN"/>
        </w:rPr>
        <w:t xml:space="preserve"> </w:t>
      </w:r>
      <w:r w:rsidR="00BF5DB0">
        <w:rPr>
          <w:rFonts w:eastAsia="Times New Roman"/>
          <w:color w:val="000000"/>
          <w:lang w:eastAsia="zh-CN"/>
        </w:rPr>
        <w:t>was</w:t>
      </w:r>
      <w:r w:rsidR="00A02868" w:rsidRPr="00A02868">
        <w:rPr>
          <w:rFonts w:eastAsia="Times New Roman"/>
          <w:color w:val="000000"/>
          <w:lang w:eastAsia="zh-CN"/>
        </w:rPr>
        <w:t xml:space="preserve"> defined as the average of the estimated recruitment time series from the EM, with stochastic recruitment deviations continuing throughout the projection period.</w:t>
      </w:r>
      <w:r w:rsidR="004243AB">
        <w:rPr>
          <w:rFonts w:eastAsia="Times New Roman"/>
          <w:color w:val="000000"/>
          <w:lang w:eastAsia="zh-CN"/>
        </w:rPr>
        <w:t xml:space="preserve"> </w:t>
      </w:r>
      <w:r w:rsidR="00BB73B0">
        <w:t>In</w:t>
      </w:r>
      <w:r w:rsidR="004243AB" w:rsidRPr="002E65EA">
        <w:t xml:space="preserve"> each assessment, the entire time series up to the most recent year of available data </w:t>
      </w:r>
      <w:r w:rsidR="001B1551">
        <w:t>was</w:t>
      </w:r>
      <w:r w:rsidR="004243AB" w:rsidRPr="002E65EA">
        <w:t xml:space="preserve"> used.</w:t>
      </w:r>
      <w:r w:rsidR="00935382">
        <w:t xml:space="preserve"> </w:t>
      </w:r>
      <w:r w:rsidR="005F4789" w:rsidRPr="005F4789">
        <w:t xml:space="preserve">A summary of </w:t>
      </w:r>
      <w:r w:rsidR="00C54BCA">
        <w:t xml:space="preserve">MSE </w:t>
      </w:r>
      <w:r w:rsidR="00EA3C2B">
        <w:t>configurations</w:t>
      </w:r>
      <w:r w:rsidR="00C54BCA">
        <w:t xml:space="preserve"> </w:t>
      </w:r>
      <w:r w:rsidR="005F4789" w:rsidRPr="005F4789">
        <w:t xml:space="preserve">is provided in Table </w:t>
      </w:r>
      <w:r w:rsidR="00413B8E">
        <w:t>5</w:t>
      </w:r>
      <w:r w:rsidR="005F4789" w:rsidRPr="005F4789">
        <w:t>.</w:t>
      </w:r>
    </w:p>
    <w:p w14:paraId="319832F7" w14:textId="28F77FC8" w:rsidR="00A02868" w:rsidRDefault="00437DCA" w:rsidP="001A1831">
      <w:pPr>
        <w:pStyle w:val="Heading2"/>
      </w:pPr>
      <w:r>
        <w:t>3.</w:t>
      </w:r>
      <w:r w:rsidR="00D27A8A">
        <w:t>5</w:t>
      </w:r>
      <w:r>
        <w:t xml:space="preserve"> </w:t>
      </w:r>
      <w:r w:rsidR="00F44436">
        <w:t>Data Visualization and</w:t>
      </w:r>
      <w:r w:rsidR="00C12B87">
        <w:t xml:space="preserve"> MSE Results</w:t>
      </w:r>
    </w:p>
    <w:bookmarkEnd w:id="37"/>
    <w:bookmarkEnd w:id="38"/>
    <w:p w14:paraId="6385BE4D" w14:textId="77777777" w:rsidR="005E0B7A" w:rsidRDefault="005E0B7A" w:rsidP="00640275">
      <w:pPr>
        <w:jc w:val="both"/>
      </w:pPr>
      <w:r>
        <w:t>Runtime for each replicate (i.e., seed) under a given EM scenario is approximately 30 minutes, and up to 60 minutes for spatially explicit EMs. The MSE simulation supports parallel computing across replicates, allowing multiple seeds to be run simultaneously without loss of efficiency. The number of replicates that can be executed in parallel depends on the number of cores available on the user’s machine or computing cluster. After the simulations are completed, the package provides a comprehensive suite of tools for evaluating and comparing management strategies, with outputs summarized across realizations. In this example, we present a selection of MSE outputs using a variety of data visualization approaches (Figures 6–8 and Figures S2–S10).</w:t>
      </w:r>
    </w:p>
    <w:p w14:paraId="50187327" w14:textId="3C6AAD43" w:rsidR="00DF69F4" w:rsidRDefault="00755C18" w:rsidP="00640275">
      <w:pPr>
        <w:jc w:val="both"/>
      </w:pPr>
      <w:r w:rsidRPr="00755C18">
        <w:t xml:space="preserve">Based on our results, incorporating spatial structure into stock assessment models provided clear benefits for maintaining </w:t>
      </w:r>
      <w:r w:rsidR="007961C0">
        <w:t>SSB</w:t>
      </w:r>
      <w:r w:rsidRPr="00755C18">
        <w:t xml:space="preserve"> </w:t>
      </w:r>
      <w:r w:rsidR="005341B8">
        <w:t xml:space="preserve">(Figure 6 and Figure S3) </w:t>
      </w:r>
      <w:r w:rsidRPr="00755C18">
        <w:t xml:space="preserve">and reducing the risk of overfishing at both regional </w:t>
      </w:r>
      <w:r w:rsidR="00EC596A">
        <w:t>(</w:t>
      </w:r>
      <w:r w:rsidR="000646D1">
        <w:t>Figure</w:t>
      </w:r>
      <w:r w:rsidR="00D21846">
        <w:t>s S5&amp;S6</w:t>
      </w:r>
      <w:r w:rsidR="00EC596A">
        <w:t xml:space="preserve">) </w:t>
      </w:r>
      <w:r w:rsidRPr="00755C18">
        <w:t>and global scales</w:t>
      </w:r>
      <w:r w:rsidR="00CB7B60">
        <w:t xml:space="preserve"> (Figure 7)</w:t>
      </w:r>
      <w:r w:rsidR="00AF7394">
        <w:t>.</w:t>
      </w:r>
      <w:r w:rsidR="00392C2B">
        <w:t xml:space="preserve"> </w:t>
      </w:r>
      <w:r w:rsidRPr="00755C18">
        <w:t xml:space="preserve">However, these benefits often came at the </w:t>
      </w:r>
      <w:r w:rsidR="00094B53">
        <w:t>risk</w:t>
      </w:r>
      <w:r w:rsidRPr="00755C18">
        <w:t xml:space="preserve"> of reduced catch relative to the </w:t>
      </w:r>
      <w:r w:rsidR="002F2EE4">
        <w:t>PAN</w:t>
      </w:r>
      <w:r w:rsidR="005E0DA2">
        <w:t xml:space="preserve"> (Figure 6 and Figure S3)</w:t>
      </w:r>
      <w:r w:rsidRPr="00755C18">
        <w:t xml:space="preserve">. </w:t>
      </w:r>
      <w:r w:rsidR="00D85ED3">
        <w:t>M</w:t>
      </w:r>
      <w:r w:rsidRPr="00755C18">
        <w:t xml:space="preserve">anagement outcomes improved even when spatial structure was implicitly </w:t>
      </w:r>
      <w:r w:rsidR="00FA6607">
        <w:t>accounted for</w:t>
      </w:r>
      <w:r w:rsidR="00F676F4">
        <w:t xml:space="preserve">, </w:t>
      </w:r>
      <w:r w:rsidRPr="00755C18">
        <w:t xml:space="preserve">as in the FAA </w:t>
      </w:r>
      <w:r w:rsidR="00D56598">
        <w:t>EM</w:t>
      </w:r>
      <w:r w:rsidR="00B161EC">
        <w:t xml:space="preserve">, </w:t>
      </w:r>
      <w:r w:rsidRPr="00755C18">
        <w:t xml:space="preserve">which outperformed </w:t>
      </w:r>
      <w:r w:rsidR="002C4944">
        <w:t xml:space="preserve">the </w:t>
      </w:r>
      <w:r w:rsidRPr="00755C18">
        <w:t xml:space="preserve">PAN </w:t>
      </w:r>
      <w:r w:rsidR="002C4944">
        <w:t xml:space="preserve">EM </w:t>
      </w:r>
      <w:r w:rsidRPr="00755C18">
        <w:t>by better maintaining SSB while sustaining relatively high catch levels</w:t>
      </w:r>
      <w:r w:rsidR="00CA6366">
        <w:t xml:space="preserve"> (Figure 6 and Figure S3)</w:t>
      </w:r>
      <w:r w:rsidRPr="00755C18">
        <w:t xml:space="preserve">. The </w:t>
      </w:r>
      <w:proofErr w:type="spellStart"/>
      <w:r w:rsidRPr="00755C18">
        <w:t>SpD</w:t>
      </w:r>
      <w:proofErr w:type="spellEnd"/>
      <w:r w:rsidRPr="00755C18">
        <w:t xml:space="preserve"> model appeared to offer an intermediate management strategy, balancing catch and SSB </w:t>
      </w:r>
      <w:r w:rsidR="00B84AD6">
        <w:t xml:space="preserve">(Figure 6 and Figure S3) </w:t>
      </w:r>
      <w:r w:rsidRPr="00755C18">
        <w:t xml:space="preserve">while avoiding overfishing at both regional </w:t>
      </w:r>
      <w:r w:rsidR="00146D33">
        <w:t>(Figures S5&amp;S6</w:t>
      </w:r>
      <w:r w:rsidR="00A26556">
        <w:t xml:space="preserve">) </w:t>
      </w:r>
      <w:r w:rsidRPr="00755C18">
        <w:t>and global scales</w:t>
      </w:r>
      <w:r w:rsidR="00536257">
        <w:t xml:space="preserve"> (Figure 7)</w:t>
      </w:r>
      <w:r w:rsidRPr="00755C18">
        <w:t>, performing comparably to the</w:t>
      </w:r>
      <w:r w:rsidR="001A7404">
        <w:t xml:space="preserve"> SpE</w:t>
      </w:r>
      <w:r w:rsidRPr="00755C18">
        <w:t xml:space="preserve"> EMs.</w:t>
      </w:r>
    </w:p>
    <w:p w14:paraId="0F49299D" w14:textId="1A231D6A" w:rsidR="0023487F" w:rsidRPr="0023487F" w:rsidRDefault="00154326" w:rsidP="00BE1FCE">
      <w:pPr>
        <w:pStyle w:val="Heading1"/>
      </w:pPr>
      <w:r>
        <w:t>Discussion</w:t>
      </w:r>
    </w:p>
    <w:p w14:paraId="3438683A" w14:textId="085F1646" w:rsidR="00D47B4A" w:rsidRDefault="00D47B4A" w:rsidP="00A87D5C">
      <w:pPr>
        <w:pStyle w:val="FootnoteText"/>
      </w:pPr>
      <w:r w:rsidRPr="00E634F0">
        <w:rPr>
          <w:rStyle w:val="FootnoteTextChar"/>
        </w:rPr>
        <w:t>SPASAM-MSE</w:t>
      </w:r>
      <w:r>
        <w:rPr>
          <w:rStyle w:val="apple-converted-space"/>
          <w:color w:val="000000"/>
        </w:rPr>
        <w:t> </w:t>
      </w:r>
      <w:r>
        <w:t xml:space="preserve">offers a spatially explicit platform for conducting </w:t>
      </w:r>
      <w:r w:rsidR="006C21EA">
        <w:t>MSE</w:t>
      </w:r>
      <w:r>
        <w:t>, supporting improved understanding of spatial processes in stock assessment</w:t>
      </w:r>
      <w:r w:rsidR="00F7318A">
        <w:t>s</w:t>
      </w:r>
      <w:r>
        <w:t xml:space="preserve"> by leveraging advanced features of state-space models. It is the first fully generalized and modular framework for spatial MSEs that integrates biocomplexity across both </w:t>
      </w:r>
      <w:r w:rsidR="00423026">
        <w:t>OMs and EMs</w:t>
      </w:r>
      <w:r>
        <w:t xml:space="preserve">. </w:t>
      </w:r>
      <w:r w:rsidR="005522AB">
        <w:t>Although</w:t>
      </w:r>
      <w:r>
        <w:t xml:space="preserve"> previous MSE tools have provided limited support for spatial structure, SPASAM-MSE introduces an unprecedented level of spatial realism and flexibility.</w:t>
      </w:r>
    </w:p>
    <w:p w14:paraId="72918A32" w14:textId="79CE3D07" w:rsidR="00E50DFA" w:rsidRPr="004B3DA9" w:rsidRDefault="00373E1F" w:rsidP="004B3DA9">
      <w:pPr>
        <w:pStyle w:val="FootnoteText"/>
        <w:rPr>
          <w:color w:val="000000"/>
        </w:rPr>
      </w:pPr>
      <w:r w:rsidRPr="00373E1F">
        <w:rPr>
          <w:color w:val="000000"/>
        </w:rPr>
        <w:t>The SPASAM-MSE is designed with user-friendly flexibility. It supports comprehensive MSE design and analysis, and is applicable across a broad spectrum of scenarios</w:t>
      </w:r>
      <w:r w:rsidR="0073020F">
        <w:rPr>
          <w:color w:val="000000"/>
        </w:rPr>
        <w:t xml:space="preserve">, </w:t>
      </w:r>
      <w:r w:rsidRPr="00373E1F">
        <w:rPr>
          <w:color w:val="000000"/>
        </w:rPr>
        <w:t xml:space="preserve">from realistic, data-rich fisheries to theoretical simulations involving generic fish species with varying life history traits. This versatility makes SPASAM-MSE a powerful tool both for testing management </w:t>
      </w:r>
      <w:r w:rsidRPr="00373E1F">
        <w:rPr>
          <w:color w:val="000000"/>
        </w:rPr>
        <w:lastRenderedPageBreak/>
        <w:t xml:space="preserve">strategies under real-world conditions and for investigating broader hypotheses related to spatial dynamics, model structure, and data limitations. Additionally, it </w:t>
      </w:r>
      <w:r w:rsidR="00B12EF0">
        <w:rPr>
          <w:color w:val="000000"/>
        </w:rPr>
        <w:t xml:space="preserve">could </w:t>
      </w:r>
      <w:r w:rsidRPr="00373E1F">
        <w:rPr>
          <w:color w:val="000000"/>
        </w:rPr>
        <w:t>serve as a collaborative platform</w:t>
      </w:r>
      <w:r w:rsidR="00B12EF0">
        <w:rPr>
          <w:color w:val="000000"/>
        </w:rPr>
        <w:t xml:space="preserve"> by</w:t>
      </w:r>
      <w:r w:rsidRPr="00373E1F">
        <w:rPr>
          <w:color w:val="000000"/>
        </w:rPr>
        <w:t xml:space="preserve"> fostering engagement among stakeholders</w:t>
      </w:r>
      <w:r w:rsidR="00B12EF0">
        <w:rPr>
          <w:color w:val="000000"/>
        </w:rPr>
        <w:t xml:space="preserve"> when defining HCRs and evaluating tradeoffs</w:t>
      </w:r>
      <w:r w:rsidRPr="00373E1F">
        <w:rPr>
          <w:color w:val="000000"/>
        </w:rPr>
        <w:t>. In short, SPASAM-MSE fills a critical gap in the global fisheries management toolkit by fully integrating spatial complexity into MSE workflows, thereby advancing robust, science-based, and sustainable fisheries management.</w:t>
      </w:r>
    </w:p>
    <w:p w14:paraId="332E66CB" w14:textId="44EB1F47" w:rsidR="0023487F" w:rsidRDefault="009C3BB3" w:rsidP="006554A1">
      <w:pPr>
        <w:pStyle w:val="Heading2"/>
      </w:pPr>
      <w:r>
        <w:t>4.</w:t>
      </w:r>
      <w:r w:rsidR="00104F66">
        <w:t>1</w:t>
      </w:r>
      <w:r w:rsidR="00E50DFA">
        <w:t xml:space="preserve">. Potential </w:t>
      </w:r>
      <w:r w:rsidR="00031BB7">
        <w:t>Applications</w:t>
      </w:r>
    </w:p>
    <w:p w14:paraId="3758CF48" w14:textId="259EA596" w:rsidR="0097190F" w:rsidRPr="006554A1" w:rsidRDefault="0097190F" w:rsidP="006554A1">
      <w:pPr>
        <w:pStyle w:val="FootnoteText"/>
      </w:pPr>
      <w:r w:rsidRPr="006554A1">
        <w:t>The</w:t>
      </w:r>
      <w:r w:rsidRPr="006554A1">
        <w:rPr>
          <w:rStyle w:val="apple-converted-space"/>
          <w:color w:val="000000"/>
        </w:rPr>
        <w:t> </w:t>
      </w:r>
      <w:r w:rsidRPr="006554A1">
        <w:rPr>
          <w:rStyle w:val="Strong"/>
          <w:b w:val="0"/>
          <w:color w:val="000000"/>
        </w:rPr>
        <w:t>SPASAM-MSE</w:t>
      </w:r>
      <w:r w:rsidRPr="006554A1">
        <w:rPr>
          <w:rStyle w:val="apple-converted-space"/>
          <w:color w:val="000000"/>
        </w:rPr>
        <w:t> </w:t>
      </w:r>
      <w:r w:rsidRPr="006554A1">
        <w:t xml:space="preserve">package enables users to address a wide range of research and management questions relevant to spatial fisheries assessment and management. For example, it can be used to evaluate catch apportionment strategies and to assess whether a single panmictic assessment is sufficient for achieving </w:t>
      </w:r>
      <w:r w:rsidR="00847929">
        <w:t>management objectives</w:t>
      </w:r>
      <w:r w:rsidRPr="006554A1">
        <w:t xml:space="preserve"> </w:t>
      </w:r>
      <w:r w:rsidR="00847929">
        <w:t>with</w:t>
      </w:r>
      <w:r w:rsidRPr="006554A1">
        <w:t xml:space="preserve">in spatially structured </w:t>
      </w:r>
      <w:r w:rsidR="009C3CE8">
        <w:t xml:space="preserve">populations or </w:t>
      </w:r>
      <w:r w:rsidRPr="006554A1">
        <w:t>fisheries. Users can</w:t>
      </w:r>
      <w:r w:rsidR="009C3CE8">
        <w:t xml:space="preserve"> also </w:t>
      </w:r>
      <w:r w:rsidRPr="006554A1">
        <w:t xml:space="preserve">test the consequences of misalignment between the true spatial structure in the </w:t>
      </w:r>
      <w:r w:rsidR="00AA77F4" w:rsidRPr="006554A1">
        <w:t>OM</w:t>
      </w:r>
      <w:r w:rsidRPr="006554A1">
        <w:t xml:space="preserve"> and the structure assumed in the </w:t>
      </w:r>
      <w:r w:rsidR="005E1A9A" w:rsidRPr="006554A1">
        <w:t>EM or</w:t>
      </w:r>
      <w:r w:rsidRPr="006554A1">
        <w:t xml:space="preserve"> compare the performance of global versus spatially explicit biological reference points under various movement scenarios. The framework also allows </w:t>
      </w:r>
      <w:r w:rsidR="005902D1" w:rsidRPr="006554A1">
        <w:t>exploration</w:t>
      </w:r>
      <w:r w:rsidRPr="006554A1">
        <w:t xml:space="preserve"> of whether random effects on key processes</w:t>
      </w:r>
      <w:r w:rsidR="009C3CE8">
        <w:t xml:space="preserve"> (e.g., numbers-at-age transitions; Li et al.,</w:t>
      </w:r>
      <w:del w:id="45" w:author="Chengxue Li" w:date="2026-01-19T10:38:00Z" w16du:dateUtc="2026-01-19T15:38:00Z">
        <w:r w:rsidR="009C3CE8" w:rsidDel="0021068C">
          <w:delText xml:space="preserve"> </w:delText>
        </w:r>
      </w:del>
      <w:ins w:id="46" w:author="Chengxue Li" w:date="2026-01-19T10:38:00Z" w16du:dateUtc="2026-01-19T15:38:00Z">
        <w:r w:rsidR="0021068C">
          <w:t xml:space="preserve"> 2025</w:t>
        </w:r>
      </w:ins>
      <w:del w:id="47" w:author="Chengxue Li" w:date="2026-01-19T10:38:00Z" w16du:dateUtc="2026-01-19T15:38:00Z">
        <w:r w:rsidR="00CB2555" w:rsidDel="0021068C">
          <w:rPr>
            <w:i/>
            <w:iCs/>
          </w:rPr>
          <w:delText>I</w:delText>
        </w:r>
        <w:r w:rsidR="004C3A34" w:rsidRPr="009A5648" w:rsidDel="0021068C">
          <w:rPr>
            <w:i/>
            <w:iCs/>
          </w:rPr>
          <w:delText>n</w:delText>
        </w:r>
        <w:r w:rsidR="009C3CE8" w:rsidRPr="009A5648" w:rsidDel="0021068C">
          <w:rPr>
            <w:i/>
            <w:iCs/>
          </w:rPr>
          <w:delText xml:space="preserve"> </w:delText>
        </w:r>
        <w:r w:rsidR="00F12EEC" w:rsidRPr="009A5648" w:rsidDel="0021068C">
          <w:rPr>
            <w:i/>
            <w:iCs/>
          </w:rPr>
          <w:delText>revision</w:delText>
        </w:r>
      </w:del>
      <w:r w:rsidR="009C3CE8">
        <w:t>)</w:t>
      </w:r>
      <w:r w:rsidRPr="006554A1">
        <w:t xml:space="preserve"> can serve as proxies for unmodeled spatial dynamics, such as movement.</w:t>
      </w:r>
      <w:r w:rsidR="00C112BA">
        <w:t xml:space="preserve"> Users can </w:t>
      </w:r>
      <w:r w:rsidR="00A46E76">
        <w:t xml:space="preserve">also </w:t>
      </w:r>
      <w:r w:rsidR="00C112BA">
        <w:t xml:space="preserve">leverage the framework as a simulation-estimation platform for evaluating the impacts of model misspecification. </w:t>
      </w:r>
    </w:p>
    <w:p w14:paraId="2C2E2DA7" w14:textId="6F3468AD" w:rsidR="00A46E76" w:rsidRDefault="009C3CE8" w:rsidP="00A46E76">
      <w:pPr>
        <w:pStyle w:val="FootnoteText"/>
        <w:rPr>
          <w:b/>
        </w:rPr>
      </w:pPr>
      <w:r w:rsidRPr="006554A1">
        <w:rPr>
          <w:rStyle w:val="Strong"/>
          <w:b w:val="0"/>
          <w:color w:val="000000"/>
        </w:rPr>
        <w:t>SPASAM-MSE</w:t>
      </w:r>
      <w:r w:rsidRPr="006554A1">
        <w:rPr>
          <w:rStyle w:val="apple-converted-space"/>
          <w:color w:val="000000"/>
        </w:rPr>
        <w:t> </w:t>
      </w:r>
      <w:r w:rsidR="0097190F" w:rsidRPr="006554A1">
        <w:t>also enables the evaluation of sampling design and data availability. In particular, the data processing module supports scenarios where a portion of the spatial domain</w:t>
      </w:r>
      <w:r w:rsidR="00AF54DF" w:rsidRPr="006554A1">
        <w:t xml:space="preserve">, </w:t>
      </w:r>
      <w:r w:rsidR="0097190F" w:rsidRPr="006554A1">
        <w:t xml:space="preserve">such as a </w:t>
      </w:r>
      <w:r w:rsidR="00E4209F">
        <w:t>MPA</w:t>
      </w:r>
      <w:r w:rsidR="00243E54">
        <w:t>,</w:t>
      </w:r>
      <w:r w:rsidR="0097190F" w:rsidRPr="006554A1">
        <w:t xml:space="preserve"> wind farm, or habitat refuge</w:t>
      </w:r>
      <w:r w:rsidR="00812BDB" w:rsidRPr="006554A1">
        <w:t xml:space="preserve">, </w:t>
      </w:r>
      <w:r w:rsidR="0097190F" w:rsidRPr="006554A1">
        <w:t xml:space="preserve">is closed to survey or fishery access. Users can simulate these </w:t>
      </w:r>
      <w:r>
        <w:t>unfished</w:t>
      </w:r>
      <w:r w:rsidR="0097190F" w:rsidRPr="006554A1">
        <w:t xml:space="preserve"> areas and test how their presence affects assessment quality and management performance. Furthermore, the </w:t>
      </w:r>
      <w:r>
        <w:t xml:space="preserve">data </w:t>
      </w:r>
      <w:r w:rsidR="0097190F" w:rsidRPr="006554A1">
        <w:t xml:space="preserve">module allows for the </w:t>
      </w:r>
      <w:r>
        <w:t>aggregation</w:t>
      </w:r>
      <w:r w:rsidRPr="006554A1">
        <w:t xml:space="preserve"> </w:t>
      </w:r>
      <w:r w:rsidR="0097190F" w:rsidRPr="006554A1">
        <w:t xml:space="preserve">of new data streams from closed areas into adjacent regions of </w:t>
      </w:r>
      <w:r w:rsidR="001719B4">
        <w:t>the EM</w:t>
      </w:r>
      <w:r w:rsidR="0097190F" w:rsidRPr="006554A1">
        <w:t xml:space="preserve">, </w:t>
      </w:r>
      <w:r w:rsidR="00162E10" w:rsidRPr="006554A1">
        <w:t>allowing</w:t>
      </w:r>
      <w:r w:rsidR="0097190F" w:rsidRPr="006554A1">
        <w:t xml:space="preserve"> exploration of whether incorporating unobserved areas improves model accuracy and decision-making.</w:t>
      </w:r>
    </w:p>
    <w:p w14:paraId="02347FD3" w14:textId="4A0B6DC9" w:rsidR="00A46E76" w:rsidRPr="003E2F9B" w:rsidRDefault="00D3737C" w:rsidP="00A46E76">
      <w:pPr>
        <w:pStyle w:val="FootnoteText"/>
      </w:pPr>
      <w:r w:rsidRPr="00A46E76">
        <w:t>One of the most valuable applications of SPASAM-MSE lies in its ability to guide decisions regarding the appropriate level of model, data, or harvest rule complexity. This challenge represents a classic bias–variance trade-off, where overly simplistic models may fail to capture critical system dynamics, while overly complex models may suffer from reduced stability, robustness, or interpretability. SPASAM-MSE offers a structured framework for comparing alternative model configurations within a spatial context, enabling users to evaluate trade-offs between realism and reliability. By systematically assessing the consequences of different modeling choices, the framework facilitates the identification of a practical "</w:t>
      </w:r>
      <w:r w:rsidR="00A46E76">
        <w:t>minimally complex, maximally robust</w:t>
      </w:r>
      <w:r w:rsidRPr="00A46E76">
        <w:t>"</w:t>
      </w:r>
      <w:r w:rsidR="00A46E76">
        <w:t xml:space="preserve"> management procedure (</w:t>
      </w:r>
      <w:hyperlink r:id="rId71" w:history="1">
        <w:r w:rsidR="00A46E76" w:rsidRPr="00C257CD">
          <w:rPr>
            <w:rStyle w:val="Hyperlink"/>
          </w:rPr>
          <w:t>Goethel et al., 202</w:t>
        </w:r>
        <w:r w:rsidR="00B12D48" w:rsidRPr="00C257CD">
          <w:rPr>
            <w:rStyle w:val="Hyperlink"/>
          </w:rPr>
          <w:t>3b</w:t>
        </w:r>
      </w:hyperlink>
      <w:r w:rsidR="00A46E76">
        <w:t>)</w:t>
      </w:r>
      <w:r w:rsidR="00326F5B" w:rsidRPr="00A46E76">
        <w:t xml:space="preserve">, </w:t>
      </w:r>
      <w:r w:rsidR="00A46E76">
        <w:t xml:space="preserve">representing </w:t>
      </w:r>
      <w:r w:rsidRPr="00A46E76">
        <w:t>a level of complexity that adequately captures key biological and management processes without compromising performance</w:t>
      </w:r>
      <w:r w:rsidR="00326F5B" w:rsidRPr="00A46E76">
        <w:t xml:space="preserve">, </w:t>
      </w:r>
      <w:r w:rsidRPr="00A46E76">
        <w:t>ultimately supporting more effective and resilient spatial fisheries management.</w:t>
      </w:r>
    </w:p>
    <w:p w14:paraId="5C1C817E" w14:textId="746CE24A" w:rsidR="00A46E76" w:rsidRPr="003E2F9B" w:rsidRDefault="00A6606E" w:rsidP="00A46E76">
      <w:pPr>
        <w:pStyle w:val="FootnoteText"/>
      </w:pPr>
      <w:r w:rsidRPr="00A46E76">
        <w:t xml:space="preserve">Additional applications include identifying trade-offs among management strategies under varying types of spatial movement dynamics, including </w:t>
      </w:r>
      <w:r w:rsidR="00A46E76">
        <w:t xml:space="preserve">ontogenetic or </w:t>
      </w:r>
      <w:proofErr w:type="gramStart"/>
      <w:r w:rsidR="00A46E76">
        <w:t>environmentally-induced</w:t>
      </w:r>
      <w:proofErr w:type="gramEnd"/>
      <w:r w:rsidR="00A46E76">
        <w:t xml:space="preserve"> range shifts</w:t>
      </w:r>
      <w:r w:rsidRPr="00A46E76">
        <w:t xml:space="preserve">. </w:t>
      </w:r>
      <w:r w:rsidR="00F16653" w:rsidRPr="00A46E76">
        <w:t>SPASAM-MSE</w:t>
      </w:r>
      <w:r w:rsidRPr="00A46E76">
        <w:t xml:space="preserve"> supports the use of random effects to model stochastic movement, capturing interannual variability or uncertainty in migration rates and directionality. This enables exploration of how movement uncertainty affects population connectivity, data availability, and the spatial allocation of harvest.</w:t>
      </w:r>
    </w:p>
    <w:p w14:paraId="047B8C6B" w14:textId="70272487" w:rsidR="00A61DFD" w:rsidRDefault="00F400CA" w:rsidP="003E2F9B">
      <w:pPr>
        <w:pStyle w:val="FootnoteText"/>
      </w:pPr>
      <w:r>
        <w:lastRenderedPageBreak/>
        <w:t xml:space="preserve">SPASAM-MSE supports the inclusion of environmental covariates in the OM, the EM, and in EM catch projections (for generating catch advice). In the OM, </w:t>
      </w:r>
      <w:r w:rsidR="00847F06">
        <w:t xml:space="preserve">environmental </w:t>
      </w:r>
      <w:r>
        <w:t xml:space="preserve">covariates can drive spatial and temporal variability in key biological processes (e.g., recruitment, natural mortality, or movement), linking environmental conditions to “true” population dynamics. </w:t>
      </w:r>
      <w:r w:rsidR="0075729E">
        <w:t xml:space="preserve">In the EM, covariates may either be excluded, which allows users to evaluate management </w:t>
      </w:r>
      <w:r w:rsidR="003741DC">
        <w:t xml:space="preserve">strategies and </w:t>
      </w:r>
      <w:r w:rsidR="0075729E">
        <w:t xml:space="preserve">outcomes when assessment models ignore environmental drivers, or incorporated as explanatory variables to test whether the </w:t>
      </w:r>
      <w:r w:rsidR="003327E2">
        <w:t>assessment</w:t>
      </w:r>
      <w:r w:rsidR="0042205C">
        <w:t xml:space="preserve"> model</w:t>
      </w:r>
      <w:r w:rsidR="0075729E">
        <w:t xml:space="preserve"> can detect and account for environmentally driven variability</w:t>
      </w:r>
      <w:r>
        <w:t>. Environmental covariates can also be carried forward into catch projections, allowing projected catch advice to reflect expected environmental variability.</w:t>
      </w:r>
      <w:r w:rsidR="002E1BE9">
        <w:t xml:space="preserve"> </w:t>
      </w:r>
      <w:r w:rsidR="00A61DFD">
        <w:t>This functionality enables users to evaluate how environmental heterogeneity influences estimation accuracy, model performance, and management outcomes, while also providing a framework to explore strategies under changing environmental conditions.</w:t>
      </w:r>
    </w:p>
    <w:p w14:paraId="4F121E59" w14:textId="774746FF" w:rsidR="00A6606E" w:rsidRDefault="00A6606E" w:rsidP="003E2F9B">
      <w:pPr>
        <w:pStyle w:val="FootnoteText"/>
      </w:pPr>
      <w:r w:rsidRPr="00A6606E">
        <w:t xml:space="preserve">Other applications include testing the consequences of </w:t>
      </w:r>
      <w:r w:rsidR="00B570E4">
        <w:t xml:space="preserve">biased or imprecise data. For example, SPASAM-MSE could be used to evaluate the consequences of </w:t>
      </w:r>
      <w:r w:rsidRPr="00A6606E">
        <w:t xml:space="preserve">misreporting </w:t>
      </w:r>
      <w:r w:rsidR="00B570E4">
        <w:t>or other types of</w:t>
      </w:r>
      <w:r w:rsidRPr="00A6606E">
        <w:t xml:space="preserve"> management implementation error </w:t>
      </w:r>
      <w:r w:rsidR="005E1FE1" w:rsidRPr="005E1FE1">
        <w:t>(</w:t>
      </w:r>
      <w:hyperlink r:id="rId72" w:history="1">
        <w:r w:rsidR="004F5FB8" w:rsidRPr="00F42900">
          <w:rPr>
            <w:rStyle w:val="Hyperlink"/>
            <w:rFonts w:eastAsia="Times New Roman"/>
            <w:lang w:eastAsia="zh-CN"/>
          </w:rPr>
          <w:t>Perretti et al., 2020</w:t>
        </w:r>
      </w:hyperlink>
      <w:r w:rsidR="005E1FE1" w:rsidRPr="005E1FE1">
        <w:t xml:space="preserve">). </w:t>
      </w:r>
      <w:r w:rsidR="00B570E4">
        <w:t xml:space="preserve"> Furthermore, evaluations related to data quality and quantity could be conducted to inform discussions around resource allocation or regional data collection priorities.</w:t>
      </w:r>
    </w:p>
    <w:p w14:paraId="35DBFBA3" w14:textId="47EA4F68" w:rsidR="001A4010" w:rsidRDefault="001A4010" w:rsidP="00A6606E">
      <w:pPr>
        <w:pStyle w:val="Heading2"/>
      </w:pPr>
      <w:r>
        <w:t>4.</w:t>
      </w:r>
      <w:r w:rsidR="00104F66">
        <w:t>2</w:t>
      </w:r>
      <w:r>
        <w:t xml:space="preserve"> </w:t>
      </w:r>
      <w:r w:rsidR="00173D50">
        <w:t xml:space="preserve">Limitations </w:t>
      </w:r>
    </w:p>
    <w:p w14:paraId="41409D5B" w14:textId="19788D8C" w:rsidR="00BD25C4" w:rsidRPr="00BD25C4" w:rsidRDefault="00BD25C4" w:rsidP="003E2F9B">
      <w:pPr>
        <w:jc w:val="both"/>
        <w:rPr>
          <w:rFonts w:eastAsia="Times New Roman"/>
          <w:color w:val="000000"/>
          <w:lang w:eastAsia="zh-CN"/>
        </w:rPr>
      </w:pPr>
      <w:r w:rsidRPr="00BD25C4">
        <w:rPr>
          <w:rFonts w:eastAsia="Times New Roman"/>
          <w:color w:val="000000"/>
          <w:lang w:eastAsia="zh-CN"/>
        </w:rPr>
        <w:t xml:space="preserve">Although SPASAM-MSE offers substantial flexibility and analytical capability, several important limitations and considerations remain. </w:t>
      </w:r>
      <w:r w:rsidR="004E780F" w:rsidRPr="004E780F">
        <w:t xml:space="preserve">The number of built-in </w:t>
      </w:r>
      <w:r w:rsidR="004E780F">
        <w:t>HCRs</w:t>
      </w:r>
      <w:r w:rsidR="004E780F" w:rsidRPr="004E780F">
        <w:t xml:space="preserve"> in SPASAM-MSE is currently limited. However, the framework is modular and user-friendly, allowing users to easily add custom HCRs within the HCR module to support region-specific policies or risk-based management strategies.</w:t>
      </w:r>
      <w:r w:rsidR="00D50145">
        <w:rPr>
          <w:rFonts w:eastAsia="Times New Roman"/>
          <w:color w:val="000000"/>
          <w:lang w:eastAsia="zh-CN"/>
        </w:rPr>
        <w:t xml:space="preserve"> </w:t>
      </w:r>
      <w:r w:rsidRPr="00BD25C4">
        <w:rPr>
          <w:rFonts w:eastAsia="Times New Roman"/>
          <w:color w:val="000000"/>
          <w:lang w:eastAsia="zh-CN"/>
        </w:rPr>
        <w:t xml:space="preserve">Additionally, while </w:t>
      </w:r>
      <w:r w:rsidR="005C46F0">
        <w:rPr>
          <w:rFonts w:eastAsia="Times New Roman"/>
          <w:color w:val="000000"/>
          <w:lang w:eastAsia="zh-CN"/>
        </w:rPr>
        <w:t xml:space="preserve">management </w:t>
      </w:r>
      <w:r w:rsidRPr="00BD25C4">
        <w:rPr>
          <w:rFonts w:eastAsia="Times New Roman"/>
          <w:color w:val="000000"/>
          <w:lang w:eastAsia="zh-CN"/>
        </w:rPr>
        <w:t xml:space="preserve">implementation error can be represented as a latent state within the </w:t>
      </w:r>
      <w:r w:rsidR="00967857" w:rsidRPr="00F42900">
        <w:rPr>
          <w:rFonts w:eastAsia="Times New Roman"/>
          <w:color w:val="000000"/>
          <w:lang w:eastAsia="zh-CN"/>
        </w:rPr>
        <w:t>OM</w:t>
      </w:r>
      <w:r w:rsidRPr="00F42900">
        <w:rPr>
          <w:rFonts w:eastAsia="Times New Roman"/>
          <w:color w:val="000000"/>
          <w:lang w:eastAsia="zh-CN"/>
        </w:rPr>
        <w:t xml:space="preserve"> </w:t>
      </w:r>
      <w:r w:rsidR="00F42900" w:rsidRPr="00F42900">
        <w:rPr>
          <w:rFonts w:eastAsia="Times New Roman"/>
          <w:color w:val="000000"/>
          <w:lang w:eastAsia="zh-CN"/>
        </w:rPr>
        <w:t>(</w:t>
      </w:r>
      <w:hyperlink r:id="rId73" w:history="1">
        <w:r w:rsidR="00F42900" w:rsidRPr="00F42900">
          <w:rPr>
            <w:rStyle w:val="Hyperlink"/>
            <w:rFonts w:eastAsia="Times New Roman"/>
            <w:lang w:eastAsia="zh-CN"/>
          </w:rPr>
          <w:t>Perretti et al., 2020</w:t>
        </w:r>
      </w:hyperlink>
      <w:r w:rsidR="00F42900" w:rsidRPr="00F42900">
        <w:rPr>
          <w:rFonts w:eastAsia="Times New Roman"/>
          <w:color w:val="000000"/>
          <w:lang w:eastAsia="zh-CN"/>
        </w:rPr>
        <w:t>)</w:t>
      </w:r>
      <w:r w:rsidRPr="00F42900">
        <w:rPr>
          <w:rFonts w:eastAsia="Times New Roman"/>
          <w:color w:val="000000"/>
          <w:lang w:eastAsia="zh-CN"/>
        </w:rPr>
        <w:t>, it is</w:t>
      </w:r>
      <w:r w:rsidRPr="00BD25C4">
        <w:rPr>
          <w:rFonts w:eastAsia="Times New Roman"/>
          <w:color w:val="000000"/>
          <w:lang w:eastAsia="zh-CN"/>
        </w:rPr>
        <w:t xml:space="preserve"> not explicitly modeled within the estimation model, potentially limiting the realism of feedback simulations.</w:t>
      </w:r>
    </w:p>
    <w:p w14:paraId="0E26D5EB" w14:textId="3B3D33FD" w:rsidR="00BD25C4" w:rsidRDefault="00F35AF2" w:rsidP="001F7A6B">
      <w:pPr>
        <w:pStyle w:val="FootnoteText"/>
      </w:pPr>
      <w:r w:rsidRPr="00F35AF2">
        <w:t xml:space="preserve">A notable limitation of both SPASAM-MSE </w:t>
      </w:r>
      <w:r w:rsidR="00FE6045">
        <w:t>and</w:t>
      </w:r>
      <w:r w:rsidRPr="00F35AF2">
        <w:t xml:space="preserve"> WHAM, is the current lack of support for tagging data, which are critical not only for estimating movement parameters but also for informing natural mortality rates (e.g., </w:t>
      </w:r>
      <w:hyperlink r:id="rId74" w:history="1">
        <w:r w:rsidRPr="009946B6">
          <w:rPr>
            <w:rStyle w:val="Hyperlink"/>
          </w:rPr>
          <w:t>Goethel et al., 2019</w:t>
        </w:r>
      </w:hyperlink>
      <w:r w:rsidRPr="00F35AF2">
        <w:t xml:space="preserve">). Although SPASAM-MSE allows movement rates to be estimated using priors, integrating tagging data would provide a stronger empirical foundation for modeling spatial dynamics and validating movement assumptions. This limitation is particularly relevant given that, for many species, empirical knowledge of movement is sparse or entirely lacking. As a result, defining a "true" </w:t>
      </w:r>
      <w:r w:rsidR="00B92A43">
        <w:t>OM</w:t>
      </w:r>
      <w:r w:rsidRPr="00F35AF2">
        <w:t xml:space="preserve"> often involves hypothetical assumptions rather than evidence-based structures. This reflects a broader challenge in spatial stock assessment and management: the need for foundational data collection to support spatial model development, including </w:t>
      </w:r>
      <w:r w:rsidR="008223FA" w:rsidRPr="008223FA">
        <w:t>empirical data on movement patterns, spatially resolved abundance indices, habitat-associated ecological processe</w:t>
      </w:r>
      <w:r w:rsidRPr="00F35AF2">
        <w:t>s</w:t>
      </w:r>
      <w:r w:rsidR="00B570E4">
        <w:t>, and stock of origin of harvested fish</w:t>
      </w:r>
      <w:r w:rsidRPr="00F35AF2">
        <w:t>.</w:t>
      </w:r>
    </w:p>
    <w:p w14:paraId="75299FC1" w14:textId="10FE9487" w:rsidR="00BA47B5" w:rsidRPr="00BA47B5" w:rsidRDefault="00BA47B5" w:rsidP="00BA47B5">
      <w:pPr>
        <w:spacing w:before="100" w:beforeAutospacing="1" w:after="100" w:afterAutospacing="1" w:line="240" w:lineRule="auto"/>
        <w:rPr>
          <w:rFonts w:eastAsia="Times New Roman"/>
          <w:color w:val="000000"/>
          <w:lang w:eastAsia="zh-CN"/>
        </w:rPr>
      </w:pPr>
      <w:r w:rsidRPr="00BA47B5">
        <w:rPr>
          <w:rFonts w:eastAsia="Times New Roman"/>
          <w:color w:val="000000"/>
          <w:lang w:eastAsia="zh-CN"/>
        </w:rPr>
        <w:t xml:space="preserve">Another limitation is that SPASAM-MSE currently uses age as the fundamental </w:t>
      </w:r>
      <w:r w:rsidR="00B12D48">
        <w:rPr>
          <w:rFonts w:eastAsia="Times New Roman"/>
          <w:color w:val="000000"/>
          <w:lang w:eastAsia="zh-CN"/>
        </w:rPr>
        <w:t>partition</w:t>
      </w:r>
      <w:r w:rsidR="00B12D48" w:rsidRPr="00BA47B5">
        <w:rPr>
          <w:rFonts w:eastAsia="Times New Roman"/>
          <w:color w:val="000000"/>
          <w:lang w:eastAsia="zh-CN"/>
        </w:rPr>
        <w:t xml:space="preserve"> </w:t>
      </w:r>
      <w:r w:rsidRPr="00BA47B5">
        <w:rPr>
          <w:rFonts w:eastAsia="Times New Roman"/>
          <w:color w:val="000000"/>
          <w:lang w:eastAsia="zh-CN"/>
        </w:rPr>
        <w:t xml:space="preserve">for tracking population dynamics, which may restrict its applicability to fisheries or regions where length-based assessments are the standard. </w:t>
      </w:r>
      <w:ins w:id="48" w:author="Chengxue Li" w:date="2026-01-19T16:37:00Z">
        <w:r w:rsidR="009C5874" w:rsidRPr="009C5874">
          <w:rPr>
            <w:rFonts w:eastAsia="Times New Roman"/>
            <w:color w:val="000000"/>
            <w:lang w:eastAsia="zh-CN"/>
          </w:rPr>
          <w:t xml:space="preserve">Key biological processes such as maturity, fecundity, natural mortality, and movement are often more closely linked to length than age, and sub-populations with different growth trajectories may therefore follow distinct life-history pathways with implications for spatial structure and movement dynamics. </w:t>
        </w:r>
      </w:ins>
      <w:r w:rsidRPr="00BA47B5">
        <w:rPr>
          <w:rFonts w:eastAsia="Times New Roman"/>
          <w:color w:val="000000"/>
          <w:lang w:eastAsia="zh-CN"/>
        </w:rPr>
        <w:t xml:space="preserve">While a length-based extension </w:t>
      </w:r>
      <w:r w:rsidRPr="00BA47B5">
        <w:rPr>
          <w:rFonts w:eastAsia="Times New Roman"/>
          <w:color w:val="000000"/>
          <w:lang w:eastAsia="zh-CN"/>
        </w:rPr>
        <w:lastRenderedPageBreak/>
        <w:t xml:space="preserve">has been developed within </w:t>
      </w:r>
      <w:r w:rsidR="008423CA">
        <w:t>WHAM (</w:t>
      </w:r>
      <w:hyperlink r:id="rId75" w:history="1">
        <w:r w:rsidR="008423CA" w:rsidRPr="00B45B09">
          <w:rPr>
            <w:rStyle w:val="Hyperlink"/>
          </w:rPr>
          <w:t>Correa et al., 2023</w:t>
        </w:r>
      </w:hyperlink>
      <w:r w:rsidR="008423CA">
        <w:t xml:space="preserve">), </w:t>
      </w:r>
      <w:r w:rsidRPr="00BA47B5">
        <w:rPr>
          <w:rFonts w:eastAsia="Times New Roman"/>
          <w:color w:val="000000"/>
          <w:lang w:eastAsia="zh-CN"/>
        </w:rPr>
        <w:t>it has not yet been implemented in SPASAM-MSE</w:t>
      </w:r>
      <w:ins w:id="49" w:author="Chengxue Li" w:date="2026-01-19T16:37:00Z" w16du:dateUtc="2026-01-19T21:37:00Z">
        <w:r w:rsidR="00E47101">
          <w:rPr>
            <w:rFonts w:eastAsia="Times New Roman"/>
            <w:color w:val="000000"/>
            <w:lang w:eastAsia="zh-CN"/>
          </w:rPr>
          <w:t xml:space="preserve">, </w:t>
        </w:r>
      </w:ins>
      <w:ins w:id="50" w:author="Chengxue Li" w:date="2026-01-19T16:37:00Z">
        <w:r w:rsidR="00E47101" w:rsidRPr="00E47101">
          <w:rPr>
            <w:rFonts w:eastAsia="Times New Roman"/>
            <w:color w:val="000000"/>
            <w:lang w:eastAsia="zh-CN"/>
          </w:rPr>
          <w:t>in part because jointly tracking age and length would substantially increase computational demands and limit accessibility for users running spatial MSEs on personal computers.</w:t>
        </w:r>
      </w:ins>
      <w:del w:id="51" w:author="Chengxue Li" w:date="2026-01-19T16:37:00Z" w16du:dateUtc="2026-01-19T21:37:00Z">
        <w:r w:rsidRPr="00BA47B5" w:rsidDel="00E47101">
          <w:rPr>
            <w:rFonts w:eastAsia="Times New Roman"/>
            <w:color w:val="000000"/>
            <w:lang w:eastAsia="zh-CN"/>
          </w:rPr>
          <w:delText>.</w:delText>
        </w:r>
      </w:del>
    </w:p>
    <w:p w14:paraId="7228910A" w14:textId="55AF5CA7" w:rsidR="002C2EC8" w:rsidRDefault="002C2EC8" w:rsidP="001F7A6B">
      <w:pPr>
        <w:pStyle w:val="Heading2"/>
        <w:rPr>
          <w:ins w:id="52" w:author="Chengxue Li" w:date="2026-01-19T11:02:00Z" w16du:dateUtc="2026-01-19T16:02:00Z"/>
          <w:rFonts w:eastAsiaTheme="minorHAnsi" w:cstheme="minorBidi"/>
          <w:b w:val="0"/>
          <w:szCs w:val="24"/>
        </w:rPr>
      </w:pPr>
      <w:del w:id="53" w:author="Chengxue Li" w:date="2026-01-19T11:02:00Z" w16du:dateUtc="2026-01-19T16:02:00Z">
        <w:r w:rsidRPr="002C2EC8" w:rsidDel="00BC5A79">
          <w:rPr>
            <w:rFonts w:eastAsiaTheme="minorHAnsi" w:cstheme="minorBidi"/>
            <w:b w:val="0"/>
            <w:szCs w:val="24"/>
          </w:rPr>
          <w:delText xml:space="preserve">Finally, </w:delText>
        </w:r>
      </w:del>
      <w:ins w:id="54" w:author="Chengxue Li" w:date="2026-01-19T11:02:00Z" w16du:dateUtc="2026-01-19T16:02:00Z">
        <w:r w:rsidR="00BC5A79">
          <w:rPr>
            <w:rFonts w:eastAsiaTheme="minorHAnsi" w:cstheme="minorBidi"/>
            <w:b w:val="0"/>
            <w:szCs w:val="24"/>
          </w:rPr>
          <w:t>F</w:t>
        </w:r>
      </w:ins>
      <w:del w:id="55" w:author="Chengxue Li" w:date="2026-01-19T11:02:00Z" w16du:dateUtc="2026-01-19T16:02:00Z">
        <w:r w:rsidRPr="002C2EC8" w:rsidDel="00BC5A79">
          <w:rPr>
            <w:rFonts w:eastAsiaTheme="minorHAnsi" w:cstheme="minorBidi"/>
            <w:b w:val="0"/>
            <w:szCs w:val="24"/>
          </w:rPr>
          <w:delText>f</w:delText>
        </w:r>
      </w:del>
      <w:r w:rsidRPr="002C2EC8">
        <w:rPr>
          <w:rFonts w:eastAsiaTheme="minorHAnsi" w:cstheme="minorBidi"/>
          <w:b w:val="0"/>
          <w:szCs w:val="24"/>
        </w:rPr>
        <w:t>rom a computational perspective, model run times can be intensive, particularly for scenarios with high spatial resolution, long feedback periods, highly migratory or long-lived species, or complex random effects. Although the package leverages Template Model Builder (TMB) for efficient optimization and supports parallel processing to reduce overall runtime, complex OM–EM configurations may still require substantial computational resources as spatial and temporal resolution increases. In practice, users may need to make pragmatic simplifications</w:t>
      </w:r>
      <w:r w:rsidR="008542EA">
        <w:rPr>
          <w:rFonts w:eastAsiaTheme="minorHAnsi" w:cstheme="minorBidi"/>
          <w:b w:val="0"/>
          <w:szCs w:val="24"/>
        </w:rPr>
        <w:t xml:space="preserve">, </w:t>
      </w:r>
      <w:r w:rsidRPr="002C2EC8">
        <w:rPr>
          <w:rFonts w:eastAsiaTheme="minorHAnsi" w:cstheme="minorBidi"/>
          <w:b w:val="0"/>
          <w:szCs w:val="24"/>
        </w:rPr>
        <w:t xml:space="preserve">for example, limiting the number of regions (e.g., </w:t>
      </w:r>
      <m:oMath>
        <m:r>
          <m:rPr>
            <m:sty m:val="bi"/>
          </m:rPr>
          <w:rPr>
            <w:rFonts w:ascii="Cambria Math" w:eastAsiaTheme="minorHAnsi" w:hAnsi="Cambria Math" w:cstheme="minorBidi"/>
            <w:szCs w:val="24"/>
          </w:rPr>
          <m:t>≤</m:t>
        </m:r>
      </m:oMath>
      <w:r w:rsidR="00C24C43">
        <w:rPr>
          <w:rFonts w:eastAsiaTheme="minorEastAsia" w:cstheme="minorBidi"/>
          <w:b w:val="0"/>
          <w:szCs w:val="24"/>
        </w:rPr>
        <w:t xml:space="preserve"> </w:t>
      </w:r>
      <w:r w:rsidRPr="002C2EC8">
        <w:rPr>
          <w:rFonts w:eastAsiaTheme="minorHAnsi" w:cstheme="minorBidi"/>
          <w:b w:val="0"/>
          <w:szCs w:val="24"/>
        </w:rPr>
        <w:t>4), reducing age structure for long-lived species, or shortening feedback periods</w:t>
      </w:r>
      <w:r w:rsidR="009A1D10">
        <w:rPr>
          <w:rFonts w:eastAsiaTheme="minorHAnsi" w:cstheme="minorBidi"/>
          <w:b w:val="0"/>
          <w:szCs w:val="24"/>
        </w:rPr>
        <w:t xml:space="preserve"> </w:t>
      </w:r>
      <w:r w:rsidRPr="002C2EC8">
        <w:rPr>
          <w:rFonts w:eastAsiaTheme="minorHAnsi" w:cstheme="minorBidi"/>
          <w:b w:val="0"/>
          <w:szCs w:val="24"/>
        </w:rPr>
        <w:t>to ensure tractable runtimes. Even with these simplifications, useful inference can still be drawn from MSE scenarios that capture the essential dynamics while balancing realism with computational feasibility.</w:t>
      </w:r>
    </w:p>
    <w:p w14:paraId="52AD231E" w14:textId="77777777" w:rsidR="00374F9B" w:rsidRDefault="00374F9B" w:rsidP="00225B26">
      <w:pPr>
        <w:rPr>
          <w:ins w:id="56" w:author="Chengxue Li" w:date="2026-01-19T16:49:00Z" w16du:dateUtc="2026-01-19T21:49:00Z"/>
        </w:rPr>
      </w:pPr>
      <w:ins w:id="57" w:author="Chengxue Li" w:date="2026-01-19T16:49:00Z">
        <w:r w:rsidRPr="00374F9B">
          <w:t xml:space="preserve">An additional structural limitation arises from the Eulerian (block-transfer) formulation used to represent movement in SPASAM-MSE and WHAM, rather than a </w:t>
        </w:r>
        <w:proofErr w:type="spellStart"/>
        <w:r w:rsidRPr="00374F9B">
          <w:t>Lagrangian</w:t>
        </w:r>
        <w:proofErr w:type="spellEnd"/>
        <w:r w:rsidRPr="00374F9B">
          <w:t xml:space="preserve"> or individual-based modelling approach. In the current framework, individuals instantaneously adopt the biological characteristics of the region they enter, such that sub-population traits and environmental history are not retained following movement. As a result, some aspects of meta-population structure associated with life-history differentiation may not be fully captured, although this limitation is reduced under natal-homing configurations, which preserve population-specific spawning dynamics by returning individuals to their natal regions. Nevertheless, particle-based approaches that explicitly preserve individual histories and traits remain computationally prohibitive for closed-loop spatial MSE applications.</w:t>
        </w:r>
      </w:ins>
    </w:p>
    <w:p w14:paraId="5F2C8280" w14:textId="79469786" w:rsidR="00BC5A79" w:rsidDel="00225B26" w:rsidRDefault="00BC5A79" w:rsidP="001F7A6B">
      <w:pPr>
        <w:pStyle w:val="Heading2"/>
        <w:rPr>
          <w:del w:id="58" w:author="Chengxue Li" w:date="2026-01-19T16:47:00Z" w16du:dateUtc="2026-01-19T21:47:00Z"/>
          <w:rFonts w:eastAsia="SimSun" w:cs="Times New Roman"/>
          <w:b w:val="0"/>
          <w:szCs w:val="24"/>
        </w:rPr>
      </w:pPr>
    </w:p>
    <w:p w14:paraId="0000009E" w14:textId="73572B64" w:rsidR="00A907B3" w:rsidRPr="001F7A6B" w:rsidRDefault="00154326" w:rsidP="001F7A6B">
      <w:pPr>
        <w:pStyle w:val="Heading2"/>
      </w:pPr>
      <w:r w:rsidRPr="001F7A6B">
        <w:t>4.</w:t>
      </w:r>
      <w:r w:rsidR="00104F66">
        <w:t>3</w:t>
      </w:r>
      <w:r w:rsidRPr="001F7A6B">
        <w:t xml:space="preserve"> Future Work</w:t>
      </w:r>
    </w:p>
    <w:p w14:paraId="47C74C7E" w14:textId="77777777" w:rsidR="00CA1E18" w:rsidRDefault="00CA1E18" w:rsidP="00C841C2">
      <w:pPr>
        <w:pStyle w:val="FootnoteText"/>
      </w:pPr>
      <w:r>
        <w:t>Future developments of SPASAM-MSE will focus on expanding capabilities, improving accessibility, and broadening applicability across fisheries and user communities. Planned enhancements include support for tagging data, both in simulation and estimation, to improve validation and parameterization of spatial dynamics; incorporation of additional reference point structures (e.g., region-specific or multi-stock BRPs) to support more flexible and spatially nuanced HCRs; and continued development of the built-in species library. The library currently consists of generic life-history types, but will be expanded to include species-specific templates, enabling direct application of SPASAM-MSE to management-relevant case studies.</w:t>
      </w:r>
    </w:p>
    <w:p w14:paraId="12A1E469" w14:textId="296FD138" w:rsidR="00C15EC3" w:rsidRDefault="00C15EC3" w:rsidP="00C841C2">
      <w:pPr>
        <w:pStyle w:val="FootnoteText"/>
      </w:pPr>
      <w:r>
        <w:t xml:space="preserve">Recognizing that SPASAM-MSE currently lacks a graphical user interface (GUI), future updates will focus on improving usability, particularly for non-R users, through the development of R-Shiny applications and interactive dashboards. These tools will enhance visualization, facilitate interpretation of complex results, and support stakeholder engagement. In the longer term, SPASAM-MSE is intended to serve as a platform for collaborative management strategy development, with strong potential for use in stakeholder workshops and advisory processes to co-develop, test, and refine sustainable management strategies. The modular, open-source design of the code base also encourages users to contribute their own extensions and new features, consistent with the principles of open and transparent science. As the user community grows, we anticipate </w:t>
      </w:r>
      <w:r>
        <w:lastRenderedPageBreak/>
        <w:t>parallel growth in MSE capabilities, particularly through the addition of novel HCRs, BRPs, and movement dynamics.</w:t>
      </w:r>
    </w:p>
    <w:p w14:paraId="41FC2C6B" w14:textId="77777777" w:rsidR="00DC1F4D" w:rsidRDefault="00DC1F4D" w:rsidP="00FF4B5B">
      <w:pPr>
        <w:pStyle w:val="Heading1"/>
      </w:pPr>
      <w:r>
        <w:t>Acknowledgements</w:t>
      </w:r>
    </w:p>
    <w:p w14:paraId="70FC41BE" w14:textId="6A573D12" w:rsidR="00DC1F4D" w:rsidRDefault="00D12768" w:rsidP="00FF4B5B">
      <w:pPr>
        <w:jc w:val="both"/>
      </w:pPr>
      <w:r>
        <w:t>We thank the</w:t>
      </w:r>
      <w:r w:rsidR="00137AAD">
        <w:t xml:space="preserve"> NOAA</w:t>
      </w:r>
      <w:r>
        <w:t xml:space="preserve"> internal reviewers, the Associate Editor, and anonymous reviewers for their constructive feedback. Funding was provided by NOAA Fisheries through the Northeast, Northwest, and Alaska Fisheries Science Centers. We are also grateful to </w:t>
      </w:r>
      <w:proofErr w:type="spellStart"/>
      <w:r>
        <w:t>Grumpy’s</w:t>
      </w:r>
      <w:proofErr w:type="spellEnd"/>
      <w:r>
        <w:t xml:space="preserve"> Pub in Falmouth, MA, for providing a convivial atmosphere that fostered stimulating discussions and ultimately improved this research. The scientific results and conclusions, as well as any views or opinions expressed herein, are those of the authors and do not necessarily reflect those of NOAA, the U.S. Department of Commerce, or the </w:t>
      </w:r>
      <w:proofErr w:type="gramStart"/>
      <w:r>
        <w:t>authors’</w:t>
      </w:r>
      <w:proofErr w:type="gramEnd"/>
      <w:r>
        <w:t xml:space="preserve"> affiliated organizations</w:t>
      </w:r>
      <w:r w:rsidR="00DC1F4D" w:rsidRPr="00DC1F4D">
        <w:t xml:space="preserve">. </w:t>
      </w:r>
    </w:p>
    <w:p w14:paraId="14FA81C4" w14:textId="179BDBFD" w:rsidR="008C150C" w:rsidRDefault="008C150C" w:rsidP="008C150C">
      <w:pPr>
        <w:pStyle w:val="Heading1"/>
      </w:pPr>
      <w:r>
        <w:t xml:space="preserve">Competing </w:t>
      </w:r>
      <w:proofErr w:type="gramStart"/>
      <w:r>
        <w:t>interests</w:t>
      </w:r>
      <w:proofErr w:type="gramEnd"/>
      <w:r>
        <w:t xml:space="preserve"> statement</w:t>
      </w:r>
    </w:p>
    <w:p w14:paraId="42F5356F" w14:textId="00D39F8A" w:rsidR="00DA2C51" w:rsidRPr="00DA2C51" w:rsidRDefault="00DA2C51" w:rsidP="00DA2C51">
      <w:r>
        <w:t xml:space="preserve">Timothy J. Miller serves as a Guest Editor for the </w:t>
      </w:r>
      <w:r>
        <w:rPr>
          <w:rStyle w:val="Emphasis"/>
        </w:rPr>
        <w:t>Canadian Journal of Fisheries and Aquatic Sciences</w:t>
      </w:r>
      <w:r>
        <w:t xml:space="preserve"> special issue on State-Space Methods. Daniel R. Goethel serves as an Associate Editor for </w:t>
      </w:r>
      <w:r>
        <w:rPr>
          <w:rStyle w:val="Emphasis"/>
        </w:rPr>
        <w:t>Canadian Journal of Fisheries and Aquatic Sciences</w:t>
      </w:r>
      <w:r>
        <w:t>. All other authors declare that they have no competing financial interests or personal relationships that could have influenced the work reported in this paper.</w:t>
      </w:r>
    </w:p>
    <w:p w14:paraId="0F5C2511" w14:textId="7BFD9852" w:rsidR="008C150C" w:rsidRDefault="008C150C" w:rsidP="008C150C">
      <w:pPr>
        <w:pStyle w:val="Heading1"/>
      </w:pPr>
      <w:proofErr w:type="spellStart"/>
      <w:r w:rsidRPr="008C150C">
        <w:t>CRediT</w:t>
      </w:r>
      <w:proofErr w:type="spellEnd"/>
      <w:r w:rsidRPr="008C150C">
        <w:t xml:space="preserve"> authorship contribution statement</w:t>
      </w:r>
    </w:p>
    <w:p w14:paraId="5ADDE7BD" w14:textId="7AE3AE36" w:rsidR="00030DB6" w:rsidRPr="006A7291" w:rsidRDefault="00030DB6" w:rsidP="00E826BA">
      <w:pPr>
        <w:pStyle w:val="ListParagraph"/>
        <w:numPr>
          <w:ilvl w:val="0"/>
          <w:numId w:val="33"/>
        </w:numPr>
        <w:spacing w:before="100" w:beforeAutospacing="1" w:after="100" w:afterAutospacing="1" w:line="240" w:lineRule="auto"/>
        <w:ind w:left="360"/>
        <w:rPr>
          <w:rFonts w:eastAsia="Times New Roman"/>
          <w:lang w:eastAsia="zh-CN"/>
        </w:rPr>
      </w:pPr>
      <w:r w:rsidRPr="006A7291">
        <w:rPr>
          <w:rFonts w:eastAsia="Times New Roman"/>
          <w:b/>
          <w:bCs/>
          <w:lang w:eastAsia="zh-CN"/>
        </w:rPr>
        <w:t>Chengxue Li</w:t>
      </w:r>
      <w:r w:rsidRPr="006A7291">
        <w:rPr>
          <w:rFonts w:eastAsia="Times New Roman"/>
          <w:lang w:eastAsia="zh-CN"/>
        </w:rPr>
        <w:t>: Conceptualization, Methodology, Software, Formal analysis, Visualization, Writing – original draft, Writing – review &amp; editing.</w:t>
      </w:r>
    </w:p>
    <w:p w14:paraId="0E101E05" w14:textId="3AE59DD5" w:rsidR="00030DB6" w:rsidRPr="006A7291" w:rsidRDefault="00030DB6" w:rsidP="00E826BA">
      <w:pPr>
        <w:pStyle w:val="ListParagraph"/>
        <w:numPr>
          <w:ilvl w:val="0"/>
          <w:numId w:val="33"/>
        </w:numPr>
        <w:spacing w:before="100" w:beforeAutospacing="1" w:after="100" w:afterAutospacing="1" w:line="240" w:lineRule="auto"/>
        <w:ind w:left="360"/>
        <w:rPr>
          <w:rFonts w:eastAsia="Times New Roman"/>
          <w:lang w:eastAsia="zh-CN"/>
        </w:rPr>
      </w:pPr>
      <w:r w:rsidRPr="006A7291">
        <w:rPr>
          <w:rFonts w:eastAsia="Times New Roman"/>
          <w:b/>
          <w:bCs/>
          <w:lang w:eastAsia="zh-CN"/>
        </w:rPr>
        <w:t xml:space="preserve">Jonathan J. </w:t>
      </w:r>
      <w:proofErr w:type="spellStart"/>
      <w:r w:rsidRPr="006A7291">
        <w:rPr>
          <w:rFonts w:eastAsia="Times New Roman"/>
          <w:b/>
          <w:bCs/>
          <w:lang w:eastAsia="zh-CN"/>
        </w:rPr>
        <w:t>Deroba</w:t>
      </w:r>
      <w:proofErr w:type="spellEnd"/>
      <w:r w:rsidRPr="006A7291">
        <w:rPr>
          <w:rFonts w:eastAsia="Times New Roman"/>
          <w:lang w:eastAsia="zh-CN"/>
        </w:rPr>
        <w:t xml:space="preserve">: </w:t>
      </w:r>
      <w:r w:rsidR="0043551B">
        <w:t>Supervision, Funding acquisition, Conceptualization, Methodology, Writing – review &amp; editing.</w:t>
      </w:r>
    </w:p>
    <w:p w14:paraId="27E517B4" w14:textId="77777777" w:rsidR="003314C1" w:rsidRPr="006A7291" w:rsidRDefault="00030DB6" w:rsidP="003314C1">
      <w:pPr>
        <w:pStyle w:val="ListParagraph"/>
        <w:numPr>
          <w:ilvl w:val="0"/>
          <w:numId w:val="33"/>
        </w:numPr>
        <w:spacing w:before="100" w:beforeAutospacing="1" w:after="100" w:afterAutospacing="1" w:line="240" w:lineRule="auto"/>
        <w:ind w:left="360"/>
        <w:rPr>
          <w:rFonts w:eastAsia="Times New Roman"/>
          <w:lang w:eastAsia="zh-CN"/>
        </w:rPr>
      </w:pPr>
      <w:r w:rsidRPr="003314C1">
        <w:rPr>
          <w:rFonts w:eastAsia="Times New Roman"/>
          <w:b/>
          <w:bCs/>
          <w:lang w:eastAsia="zh-CN"/>
        </w:rPr>
        <w:t>Daniel R. Goethel</w:t>
      </w:r>
      <w:r w:rsidRPr="003314C1">
        <w:rPr>
          <w:rFonts w:eastAsia="Times New Roman"/>
          <w:lang w:eastAsia="zh-CN"/>
        </w:rPr>
        <w:t xml:space="preserve">: </w:t>
      </w:r>
      <w:r w:rsidR="00A37E2C">
        <w:t>Funding acquisition</w:t>
      </w:r>
      <w:r w:rsidR="00A37E2C" w:rsidRPr="003314C1">
        <w:rPr>
          <w:rFonts w:eastAsia="Times New Roman"/>
          <w:lang w:eastAsia="zh-CN"/>
        </w:rPr>
        <w:t xml:space="preserve">, </w:t>
      </w:r>
      <w:r w:rsidRPr="003314C1">
        <w:rPr>
          <w:rFonts w:eastAsia="Times New Roman"/>
          <w:lang w:eastAsia="zh-CN"/>
        </w:rPr>
        <w:t xml:space="preserve">Conceptualization, Methodology, </w:t>
      </w:r>
      <w:r w:rsidR="003314C1" w:rsidRPr="006A7291">
        <w:rPr>
          <w:rFonts w:eastAsia="Times New Roman"/>
          <w:lang w:eastAsia="zh-CN"/>
        </w:rPr>
        <w:t>Writing – original draft, Writing – review &amp; editing.</w:t>
      </w:r>
    </w:p>
    <w:p w14:paraId="443E7CDD" w14:textId="1ACB2923" w:rsidR="00030DB6" w:rsidRPr="003314C1" w:rsidRDefault="00030DB6" w:rsidP="00AE3E3C">
      <w:pPr>
        <w:pStyle w:val="ListParagraph"/>
        <w:numPr>
          <w:ilvl w:val="0"/>
          <w:numId w:val="32"/>
        </w:numPr>
        <w:spacing w:before="100" w:beforeAutospacing="1" w:after="100" w:afterAutospacing="1" w:line="240" w:lineRule="auto"/>
        <w:ind w:left="360"/>
        <w:rPr>
          <w:rFonts w:eastAsia="Times New Roman"/>
          <w:lang w:eastAsia="zh-CN"/>
        </w:rPr>
      </w:pPr>
      <w:r w:rsidRPr="003314C1">
        <w:rPr>
          <w:rFonts w:eastAsia="Times New Roman"/>
          <w:b/>
          <w:bCs/>
          <w:lang w:eastAsia="zh-CN"/>
        </w:rPr>
        <w:t>Aaron M. Berger</w:t>
      </w:r>
      <w:r w:rsidRPr="003314C1">
        <w:rPr>
          <w:rFonts w:eastAsia="Times New Roman"/>
          <w:lang w:eastAsia="zh-CN"/>
        </w:rPr>
        <w:t xml:space="preserve">: </w:t>
      </w:r>
      <w:r w:rsidR="00412647">
        <w:t>Funding acquisition</w:t>
      </w:r>
      <w:r w:rsidR="00412647" w:rsidRPr="003314C1">
        <w:rPr>
          <w:rFonts w:eastAsia="Times New Roman"/>
          <w:lang w:eastAsia="zh-CN"/>
        </w:rPr>
        <w:t xml:space="preserve">, </w:t>
      </w:r>
      <w:r w:rsidRPr="003314C1">
        <w:rPr>
          <w:rFonts w:eastAsia="Times New Roman"/>
          <w:lang w:eastAsia="zh-CN"/>
        </w:rPr>
        <w:t>Conceptualization, Methodology, Writing – review &amp; editing.</w:t>
      </w:r>
    </w:p>
    <w:p w14:paraId="2C48F2BE" w14:textId="24643608"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Amy M. Schueller</w:t>
      </w:r>
      <w:r w:rsidRPr="006A7291">
        <w:rPr>
          <w:rFonts w:eastAsia="Times New Roman"/>
          <w:lang w:eastAsia="zh-CN"/>
        </w:rPr>
        <w:t xml:space="preserve">: </w:t>
      </w:r>
      <w:r w:rsidR="00323559">
        <w:t>Funding acquisition</w:t>
      </w:r>
      <w:r w:rsidR="00323559" w:rsidRPr="006A7291">
        <w:rPr>
          <w:rFonts w:eastAsia="Times New Roman"/>
          <w:lang w:eastAsia="zh-CN"/>
        </w:rPr>
        <w:t xml:space="preserve">, </w:t>
      </w:r>
      <w:r w:rsidR="00F0682B" w:rsidRPr="003314C1">
        <w:rPr>
          <w:rFonts w:eastAsia="Times New Roman"/>
          <w:lang w:eastAsia="zh-CN"/>
        </w:rPr>
        <w:t>Conceptualization</w:t>
      </w:r>
      <w:r w:rsidR="00F0682B">
        <w:rPr>
          <w:rFonts w:eastAsia="Times New Roman"/>
          <w:lang w:eastAsia="zh-CN"/>
        </w:rPr>
        <w:t xml:space="preserve">, </w:t>
      </w:r>
      <w:r w:rsidRPr="006A7291">
        <w:rPr>
          <w:rFonts w:eastAsia="Times New Roman"/>
          <w:lang w:eastAsia="zh-CN"/>
        </w:rPr>
        <w:t>Methodology, Writing – review &amp; editing.</w:t>
      </w:r>
    </w:p>
    <w:p w14:paraId="05952F4E" w14:textId="4FF413BD"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Brian J. Langseth</w:t>
      </w:r>
      <w:r w:rsidRPr="006A7291">
        <w:rPr>
          <w:rFonts w:eastAsia="Times New Roman"/>
          <w:lang w:eastAsia="zh-CN"/>
        </w:rPr>
        <w:t xml:space="preserve">: </w:t>
      </w:r>
      <w:r w:rsidR="00B10206">
        <w:t>Funding acquisition</w:t>
      </w:r>
      <w:r w:rsidR="00B10206" w:rsidRPr="006A7291">
        <w:rPr>
          <w:rFonts w:eastAsia="Times New Roman"/>
          <w:lang w:eastAsia="zh-CN"/>
        </w:rPr>
        <w:t xml:space="preserve">, </w:t>
      </w:r>
      <w:r w:rsidR="00907164" w:rsidRPr="003314C1">
        <w:rPr>
          <w:rFonts w:eastAsia="Times New Roman"/>
          <w:lang w:eastAsia="zh-CN"/>
        </w:rPr>
        <w:t>Conceptualization</w:t>
      </w:r>
      <w:r w:rsidR="00907164">
        <w:rPr>
          <w:rFonts w:eastAsia="Times New Roman"/>
          <w:lang w:eastAsia="zh-CN"/>
        </w:rPr>
        <w:t xml:space="preserve">, </w:t>
      </w:r>
      <w:r w:rsidRPr="006A7291">
        <w:rPr>
          <w:rFonts w:eastAsia="Times New Roman"/>
          <w:lang w:eastAsia="zh-CN"/>
        </w:rPr>
        <w:t>Methodology, Writing – review &amp; editing.</w:t>
      </w:r>
    </w:p>
    <w:p w14:paraId="4744735D" w14:textId="77C89FD0"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Emily Liljestrand</w:t>
      </w:r>
      <w:r w:rsidRPr="006A7291">
        <w:rPr>
          <w:rFonts w:eastAsia="Times New Roman"/>
          <w:lang w:eastAsia="zh-CN"/>
        </w:rPr>
        <w:t>: Software, Formal analysis, Writing – review &amp; editing.</w:t>
      </w:r>
    </w:p>
    <w:p w14:paraId="280AA12F" w14:textId="0EBE1ED0"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Dana H. Hanselman</w:t>
      </w:r>
      <w:r w:rsidRPr="006A7291">
        <w:rPr>
          <w:rFonts w:eastAsia="Times New Roman"/>
          <w:lang w:eastAsia="zh-CN"/>
        </w:rPr>
        <w:t xml:space="preserve">: </w:t>
      </w:r>
      <w:r w:rsidR="003950CE">
        <w:t>Funding acquisition</w:t>
      </w:r>
      <w:r w:rsidRPr="006A7291">
        <w:rPr>
          <w:rFonts w:eastAsia="Times New Roman"/>
          <w:lang w:eastAsia="zh-CN"/>
        </w:rPr>
        <w:t>, Writing – review &amp; editing.</w:t>
      </w:r>
    </w:p>
    <w:p w14:paraId="4B93BC47" w14:textId="11A71D09" w:rsidR="00030DB6" w:rsidRPr="006A7291" w:rsidRDefault="00030DB6" w:rsidP="00E826BA">
      <w:pPr>
        <w:pStyle w:val="ListParagraph"/>
        <w:numPr>
          <w:ilvl w:val="0"/>
          <w:numId w:val="32"/>
        </w:numPr>
        <w:spacing w:before="100" w:beforeAutospacing="1" w:after="100" w:afterAutospacing="1" w:line="240" w:lineRule="auto"/>
        <w:ind w:left="360"/>
        <w:rPr>
          <w:rFonts w:eastAsia="Times New Roman"/>
          <w:lang w:eastAsia="zh-CN"/>
        </w:rPr>
      </w:pPr>
      <w:r w:rsidRPr="006A7291">
        <w:rPr>
          <w:rFonts w:eastAsia="Times New Roman"/>
          <w:b/>
          <w:bCs/>
          <w:lang w:eastAsia="zh-CN"/>
        </w:rPr>
        <w:t>Timothy J. Miller</w:t>
      </w:r>
      <w:r w:rsidRPr="006A7291">
        <w:rPr>
          <w:rFonts w:eastAsia="Times New Roman"/>
          <w:lang w:eastAsia="zh-CN"/>
        </w:rPr>
        <w:t xml:space="preserve">: </w:t>
      </w:r>
      <w:r w:rsidR="00D063FB" w:rsidRPr="006A7291">
        <w:rPr>
          <w:rFonts w:eastAsia="Times New Roman"/>
          <w:lang w:eastAsia="zh-CN"/>
        </w:rPr>
        <w:t>Software</w:t>
      </w:r>
      <w:r w:rsidRPr="006A7291">
        <w:rPr>
          <w:rFonts w:eastAsia="Times New Roman"/>
          <w:lang w:eastAsia="zh-CN"/>
        </w:rPr>
        <w:t>, Writing – review &amp; editing.</w:t>
      </w:r>
    </w:p>
    <w:p w14:paraId="4A5CD7B4" w14:textId="396CAAE4" w:rsidR="008C150C" w:rsidRDefault="008C150C" w:rsidP="008C150C">
      <w:pPr>
        <w:pStyle w:val="Heading1"/>
      </w:pPr>
      <w:r>
        <w:t>Funding statement</w:t>
      </w:r>
    </w:p>
    <w:p w14:paraId="75899FE8" w14:textId="6112E019" w:rsidR="008C150C" w:rsidRPr="008C150C" w:rsidRDefault="008C150C" w:rsidP="008C150C">
      <w:r>
        <w:t>This work was funded by NOAA Fisheries through the Northeast Fisheries Science Center (NEFSC), Alaska Fisheries Science Center (AFSC), and Northwest Fisheries Science Center (NWFSC).</w:t>
      </w:r>
    </w:p>
    <w:p w14:paraId="6760D3A8" w14:textId="2EDF5CF3" w:rsidR="008C150C" w:rsidRDefault="008C150C" w:rsidP="008C150C">
      <w:pPr>
        <w:pStyle w:val="Heading1"/>
      </w:pPr>
      <w:r>
        <w:lastRenderedPageBreak/>
        <w:t>Data availability statement</w:t>
      </w:r>
    </w:p>
    <w:p w14:paraId="23483A28" w14:textId="2BBFF421" w:rsidR="00253E88" w:rsidRPr="00253E88" w:rsidRDefault="00253E88" w:rsidP="00253E88">
      <w:r w:rsidRPr="00253E88">
        <w:t xml:space="preserve">The data underlying this article are available on GitHub at: </w:t>
      </w:r>
      <w:hyperlink r:id="rId76" w:history="1">
        <w:r w:rsidRPr="00253E88">
          <w:rPr>
            <w:rStyle w:val="Hyperlink"/>
          </w:rPr>
          <w:t>https://github.com/lichengxue/SPASAM-MSE-Method-Paper</w:t>
        </w:r>
      </w:hyperlink>
    </w:p>
    <w:p w14:paraId="000000AA" w14:textId="0BFD69B0" w:rsidR="00A907B3" w:rsidRDefault="006A4AFB" w:rsidP="00D060CC">
      <w:pPr>
        <w:pStyle w:val="Heading1"/>
      </w:pPr>
      <w:r>
        <w:t>References</w:t>
      </w:r>
    </w:p>
    <w:p w14:paraId="179C0986" w14:textId="3DB7D7CB" w:rsidR="00941657" w:rsidRDefault="00941657" w:rsidP="003A16FF">
      <w:r>
        <w:t xml:space="preserve">Babcock, E.A., and MacCall, A.D. 2011. How useful is the ratio of fish density outside versus inside no-take marine reserves as a metric for fishery management control rules? Can. J. Fish. </w:t>
      </w:r>
      <w:proofErr w:type="spellStart"/>
      <w:r>
        <w:t>Aquat</w:t>
      </w:r>
      <w:proofErr w:type="spellEnd"/>
      <w:r>
        <w:t xml:space="preserve">. Sci. 68: 343–359. </w:t>
      </w:r>
      <w:hyperlink r:id="rId77" w:history="1">
        <w:r w:rsidRPr="00E241C1">
          <w:rPr>
            <w:rStyle w:val="Hyperlink"/>
          </w:rPr>
          <w:t>https://doi.org/10.1139/F10-141</w:t>
        </w:r>
      </w:hyperlink>
    </w:p>
    <w:p w14:paraId="2851F391" w14:textId="77777777" w:rsidR="00FC1490" w:rsidRDefault="00FC1490" w:rsidP="003A16FF">
      <w:r>
        <w:t xml:space="preserve">Benson, A.J., Cox, S.P., and Cleary, J.S. 2015. Evaluating the conservation risks of aggregate harvest management in a spatially structured herring fishery. Fish. Res. 167: 101–113. </w:t>
      </w:r>
      <w:hyperlink r:id="rId78" w:tgtFrame="_new" w:history="1">
        <w:r>
          <w:rPr>
            <w:rStyle w:val="Hyperlink"/>
          </w:rPr>
          <w:t>https://doi.org/10.1016/j.fishres.2015.02.003</w:t>
        </w:r>
      </w:hyperlink>
    </w:p>
    <w:p w14:paraId="4D62A70B" w14:textId="368DB825" w:rsidR="008C2893" w:rsidRDefault="008C2893" w:rsidP="009078B0">
      <w:pPr>
        <w:spacing w:before="100" w:beforeAutospacing="1" w:after="100" w:afterAutospacing="1" w:line="240" w:lineRule="auto"/>
      </w:pPr>
      <w:r>
        <w:t xml:space="preserve">Berger, A.M., Barceló, C., Goethel, D.R., Hoyle, S.D., Lynch, P.D., McKenzie, J., Dunn, A., Punt, A.E., Methot, R.D., Hampton, J., and Porch, C.E. 2024. Synthesizing the spatial functionality of contemporary stock assessment software to identify future needs for next generation assessment platforms. Fish. Res. 275: 107008. </w:t>
      </w:r>
      <w:hyperlink r:id="rId79" w:tgtFrame="_blank" w:tooltip="Persistent link using digital object identifier" w:history="1">
        <w:r w:rsidR="00277984">
          <w:rPr>
            <w:rStyle w:val="anchor-text"/>
            <w:color w:val="0000FF"/>
            <w:u w:val="single"/>
          </w:rPr>
          <w:t>https://doi.org/10.1016/j.fishres.2024.107008</w:t>
        </w:r>
      </w:hyperlink>
    </w:p>
    <w:p w14:paraId="2EA78999" w14:textId="272EF2DC" w:rsidR="00C17F35" w:rsidRDefault="00C17F35" w:rsidP="009078B0">
      <w:pPr>
        <w:spacing w:before="100" w:beforeAutospacing="1" w:after="100" w:afterAutospacing="1" w:line="240" w:lineRule="auto"/>
        <w:rPr>
          <w:rFonts w:eastAsia="Times New Roman"/>
          <w:color w:val="000000"/>
          <w:lang w:eastAsia="zh-CN"/>
        </w:rPr>
      </w:pPr>
      <w:r>
        <w:t>Berger, A.M., Goethel, D.R., Lynch, P.D., Quinn, T., McKenzie, J., and Punt, A.E. 202</w:t>
      </w:r>
      <w:r w:rsidR="00967AEC">
        <w:t>1</w:t>
      </w:r>
      <w:r>
        <w:t>. Incoherent dimensionality: a framework for aligning population structure and stock assessment. ICES J. Mar. Sci. 77: 2195–2207.</w:t>
      </w:r>
      <w:r w:rsidR="00A720DD">
        <w:t xml:space="preserve"> </w:t>
      </w:r>
      <w:hyperlink r:id="rId80" w:history="1">
        <w:r w:rsidR="00A720DD" w:rsidRPr="00A720DD">
          <w:rPr>
            <w:rStyle w:val="Hyperlink"/>
          </w:rPr>
          <w:t>https://doi.org/10.1093/icesjms/fsaa100</w:t>
        </w:r>
      </w:hyperlink>
    </w:p>
    <w:p w14:paraId="450C8331" w14:textId="59C778BB" w:rsidR="00DA0ACB" w:rsidRDefault="00DA0ACB" w:rsidP="009078B0">
      <w:pPr>
        <w:spacing w:before="100" w:beforeAutospacing="1" w:after="100" w:afterAutospacing="1" w:line="240" w:lineRule="auto"/>
      </w:pPr>
      <w:r>
        <w:t xml:space="preserve">Berger, A.M., Goethel, D.R., Lynch, P.D., Quinn, T., </w:t>
      </w:r>
      <w:proofErr w:type="spellStart"/>
      <w:r>
        <w:t>Mormede</w:t>
      </w:r>
      <w:proofErr w:type="spellEnd"/>
      <w:r>
        <w:t xml:space="preserve">, S., McKenzie, J., and Dunn, A. 2017. Space oddity: the mission for spatial integration. Can. J. Fish. </w:t>
      </w:r>
      <w:proofErr w:type="spellStart"/>
      <w:r>
        <w:t>Aquat</w:t>
      </w:r>
      <w:proofErr w:type="spellEnd"/>
      <w:r>
        <w:t xml:space="preserve">. Sci. 74: 1698–1716. </w:t>
      </w:r>
      <w:hyperlink r:id="rId81" w:history="1">
        <w:r w:rsidRPr="008E7D3A">
          <w:rPr>
            <w:rStyle w:val="Hyperlink"/>
          </w:rPr>
          <w:t>https://doi.org/10.1139/cjfas-2016-0297</w:t>
        </w:r>
      </w:hyperlink>
    </w:p>
    <w:p w14:paraId="34749BAA" w14:textId="18618D24" w:rsidR="00E047D0" w:rsidRDefault="00E047D0" w:rsidP="009078B0">
      <w:pPr>
        <w:pStyle w:val="NormalWeb"/>
      </w:pPr>
      <w:r>
        <w:t xml:space="preserve">Bosley, K.M., Goethel, D.R., Berger, A.M., </w:t>
      </w:r>
      <w:proofErr w:type="spellStart"/>
      <w:r>
        <w:t>Deroba</w:t>
      </w:r>
      <w:proofErr w:type="spellEnd"/>
      <w:r>
        <w:t xml:space="preserve">, J.J., Fenske, K.H., Hanselman, D.H., Langseth, B.J., and Schueller, A.M. 2019. Overcoming challenges of harvest quota allocation in spatially structured populations. Fish. Res. 220: 105344. </w:t>
      </w:r>
      <w:hyperlink r:id="rId82" w:history="1">
        <w:r w:rsidRPr="008E7D3A">
          <w:rPr>
            <w:rStyle w:val="Hyperlink"/>
          </w:rPr>
          <w:t>https://doi.org/10.1016/j.fishres.2019.105344</w:t>
        </w:r>
      </w:hyperlink>
    </w:p>
    <w:p w14:paraId="469C98CC" w14:textId="02BE7EB6" w:rsidR="00881FA7" w:rsidRDefault="00881FA7" w:rsidP="009078B0">
      <w:pPr>
        <w:pStyle w:val="NormalWeb"/>
      </w:pPr>
      <w:r>
        <w:t xml:space="preserve">Cadrin, S.X., Goethel, D.R., Berger, A., and Jardim, E. 2023. Best practices for defining spatial boundaries and spatial structure in stock assessment. Fish. Res. 262: 106650. </w:t>
      </w:r>
      <w:hyperlink r:id="rId83" w:tgtFrame="_blank" w:tooltip="Persistent link using digital object identifier" w:history="1">
        <w:r w:rsidR="003F729F">
          <w:rPr>
            <w:rStyle w:val="anchor-text"/>
            <w:color w:val="0000FF"/>
            <w:u w:val="single"/>
          </w:rPr>
          <w:t>https://doi.org/10.1016/j.fishres.2023.106650</w:t>
        </w:r>
      </w:hyperlink>
    </w:p>
    <w:p w14:paraId="760521F1" w14:textId="26DA4A04" w:rsidR="002E596B" w:rsidRDefault="002E596B" w:rsidP="009078B0">
      <w:pPr>
        <w:pStyle w:val="NormalWeb"/>
      </w:pPr>
      <w:r>
        <w:t>Carruthers, T.R., Hordyk, A.R., and Price, S. 2018. The Data-Limited Methods Toolkit (</w:t>
      </w:r>
      <w:proofErr w:type="spellStart"/>
      <w:r>
        <w:t>DLMtool</w:t>
      </w:r>
      <w:proofErr w:type="spellEnd"/>
      <w:r>
        <w:t xml:space="preserve">): an R package for informing management of data-limited populations. Methods Ecol. Evol. 9: 2383–2387. </w:t>
      </w:r>
      <w:hyperlink r:id="rId84" w:history="1">
        <w:r w:rsidR="0071420C">
          <w:rPr>
            <w:rStyle w:val="Hyperlink"/>
          </w:rPr>
          <w:t>https://doi.org/10.1111/2041-210X.13081</w:t>
        </w:r>
      </w:hyperlink>
    </w:p>
    <w:p w14:paraId="758F4A0A" w14:textId="659DFD29" w:rsidR="005F7264" w:rsidRDefault="005F7264" w:rsidP="009078B0">
      <w:pPr>
        <w:pStyle w:val="NormalWeb"/>
      </w:pPr>
      <w:r>
        <w:t xml:space="preserve">Correa, G.M., Monnahan, C.C., Sullivan, J.Y., Thorson, J.T., and Punt, A.E. 2023. Modelling time-varying growth in state-space stock assessments. ICES J. Mar. Sci. 80: 2036–2049. </w:t>
      </w:r>
      <w:hyperlink r:id="rId85" w:history="1">
        <w:r w:rsidR="00DB05FF" w:rsidRPr="00DB05FF">
          <w:rPr>
            <w:color w:val="0000FF"/>
            <w:u w:val="single"/>
            <w:lang w:eastAsia="en-US"/>
          </w:rPr>
          <w:t>https://doi.org/10.1093/icesjms/fsad133</w:t>
        </w:r>
      </w:hyperlink>
    </w:p>
    <w:p w14:paraId="6821614D" w14:textId="5DE5C25D" w:rsidR="00595318" w:rsidRDefault="004E485A" w:rsidP="009078B0">
      <w:pPr>
        <w:pStyle w:val="NormalWeb"/>
      </w:pPr>
      <w:r>
        <w:lastRenderedPageBreak/>
        <w:t xml:space="preserve">Cox, S.P., and Kronlund, A.R. 2008. Practical stakeholder-driven harvest policies for groundfish fisheries in British Columbia, Canada. Fish. Res. 94: 224–237. </w:t>
      </w:r>
      <w:hyperlink r:id="rId86" w:history="1">
        <w:r w:rsidR="00595318" w:rsidRPr="008E7D3A">
          <w:rPr>
            <w:rStyle w:val="Hyperlink"/>
          </w:rPr>
          <w:t>https://doi.org/10.1016/j.fishres.2008.08.004</w:t>
        </w:r>
      </w:hyperlink>
    </w:p>
    <w:p w14:paraId="60FB8A31" w14:textId="2CC874B0" w:rsidR="00015F03" w:rsidRDefault="00015F03" w:rsidP="009078B0">
      <w:pPr>
        <w:pStyle w:val="NormalWeb"/>
        <w:rPr>
          <w:ins w:id="59" w:author="Chengxue Li" w:date="2026-01-19T12:03:00Z" w16du:dateUtc="2026-01-19T17:03:00Z"/>
          <w:rStyle w:val="Strong"/>
          <w:b w:val="0"/>
          <w:bCs w:val="0"/>
          <w:color w:val="000000"/>
        </w:rPr>
      </w:pPr>
      <w:r>
        <w:t xml:space="preserve">Cunningham, C.J., Anderson, C.M., Wang, J.Y.L., Link, M., and Hilborn, R. 2019. A management strategy evaluation of the commercial sockeye salmon fishery in Bristol Bay, Alaska. Can. J. Fish. </w:t>
      </w:r>
      <w:proofErr w:type="spellStart"/>
      <w:r>
        <w:t>Aquat</w:t>
      </w:r>
      <w:proofErr w:type="spellEnd"/>
      <w:r>
        <w:t xml:space="preserve">. Sci. 76: 1669–1683. </w:t>
      </w:r>
      <w:hyperlink r:id="rId87" w:history="1">
        <w:r w:rsidRPr="00882746">
          <w:rPr>
            <w:rStyle w:val="Hyperlink"/>
          </w:rPr>
          <w:t>https://doi.org/10.1139/cjfas-2018-0395</w:t>
        </w:r>
      </w:hyperlink>
      <w:r w:rsidRPr="0064555C">
        <w:rPr>
          <w:rStyle w:val="Strong"/>
          <w:b w:val="0"/>
          <w:bCs w:val="0"/>
          <w:color w:val="000000"/>
        </w:rPr>
        <w:t xml:space="preserve"> </w:t>
      </w:r>
    </w:p>
    <w:p w14:paraId="753C4D87" w14:textId="2299F25A" w:rsidR="00685F52" w:rsidRDefault="00685F52" w:rsidP="009078B0">
      <w:pPr>
        <w:pStyle w:val="NormalWeb"/>
        <w:rPr>
          <w:rStyle w:val="Strong"/>
          <w:b w:val="0"/>
          <w:bCs w:val="0"/>
          <w:color w:val="000000"/>
        </w:rPr>
      </w:pPr>
      <w:ins w:id="60" w:author="Chengxue Li" w:date="2026-01-19T12:03:00Z">
        <w:r w:rsidRPr="00685F52">
          <w:rPr>
            <w:color w:val="000000"/>
          </w:rPr>
          <w:t xml:space="preserve">Davies, N., </w:t>
        </w:r>
        <w:proofErr w:type="spellStart"/>
        <w:r w:rsidRPr="00685F52">
          <w:rPr>
            <w:color w:val="000000"/>
          </w:rPr>
          <w:t>Bouyé</w:t>
        </w:r>
        <w:proofErr w:type="spellEnd"/>
        <w:r w:rsidRPr="00685F52">
          <w:rPr>
            <w:color w:val="000000"/>
          </w:rPr>
          <w:t xml:space="preserve">, F., &amp; Hampton, J. (2025). Developments in the MULTIFAN-CL software 2024–25. </w:t>
        </w:r>
        <w:r w:rsidRPr="00685F52">
          <w:rPr>
            <w:i/>
            <w:iCs/>
            <w:color w:val="000000"/>
          </w:rPr>
          <w:t>Western and Central Pacific Fisheries Commission Scientific Committee, Twenty-First Regular Session</w:t>
        </w:r>
        <w:r w:rsidRPr="00685F52">
          <w:rPr>
            <w:color w:val="000000"/>
          </w:rPr>
          <w:t>, Nuku’alofa, Tonga. WCPFC-SC21-2025/SA-IP-02.</w:t>
        </w:r>
      </w:ins>
    </w:p>
    <w:p w14:paraId="33137588" w14:textId="0BC58D34" w:rsidR="00E25080" w:rsidRDefault="00E25080" w:rsidP="009078B0">
      <w:pPr>
        <w:pStyle w:val="NormalWeb"/>
      </w:pPr>
      <w:proofErr w:type="spellStart"/>
      <w:r>
        <w:t>Deroba</w:t>
      </w:r>
      <w:proofErr w:type="spellEnd"/>
      <w:r>
        <w:t xml:space="preserve">, J.J., and Bence, J.R. 2008. A review of harvest policies: understanding relative performance of control rules. Fish. Res. 94: 210–223. </w:t>
      </w:r>
      <w:hyperlink r:id="rId88" w:history="1">
        <w:r w:rsidRPr="008E7D3A">
          <w:rPr>
            <w:rStyle w:val="Hyperlink"/>
          </w:rPr>
          <w:t>https://doi.org/10.1016/j.fishres.2008.07.003</w:t>
        </w:r>
      </w:hyperlink>
    </w:p>
    <w:p w14:paraId="76B8D26B" w14:textId="1BF76E81" w:rsidR="00673DB6" w:rsidRDefault="00673DB6" w:rsidP="009078B0">
      <w:pPr>
        <w:pStyle w:val="NormalWeb"/>
      </w:pPr>
      <w:r>
        <w:t xml:space="preserve">Doering, K.L., Vaughan, N.R., Walter, J.F., Methot, R.D., </w:t>
      </w:r>
      <w:proofErr w:type="spellStart"/>
      <w:r>
        <w:t>Sagarese</w:t>
      </w:r>
      <w:proofErr w:type="spellEnd"/>
      <w:r>
        <w:t xml:space="preserve">, S.R., Smith, M., Farmer, N.A., Calay, S., Cummings, N.J., Johnson, K.F., and Marshall, K. 2023. SSMSE: an R package for Management Strategy Evaluation with Stock Synthesis operating models. J. Open Source </w:t>
      </w:r>
      <w:proofErr w:type="spellStart"/>
      <w:r>
        <w:t>Softw</w:t>
      </w:r>
      <w:proofErr w:type="spellEnd"/>
      <w:r>
        <w:t xml:space="preserve">. 8: 4937. </w:t>
      </w:r>
      <w:hyperlink r:id="rId89" w:history="1">
        <w:r w:rsidRPr="008E7D3A">
          <w:rPr>
            <w:rStyle w:val="Hyperlink"/>
          </w:rPr>
          <w:t>https://doi.org/10.21105/joss.04937</w:t>
        </w:r>
      </w:hyperlink>
    </w:p>
    <w:p w14:paraId="1B994333" w14:textId="61E624A3" w:rsidR="00DC7C12" w:rsidRDefault="00DC7C12" w:rsidP="009078B0">
      <w:pPr>
        <w:pStyle w:val="NormalWeb"/>
      </w:pPr>
      <w:r>
        <w:t xml:space="preserve">Goethel, D.R., Quinn, T.J., and Cadrin, S.X. 2011. Incorporating spatial structure in stock assessment: movement modeling in marine fish population dynamics. Rev. Fish. Sci. 19: 119–136. </w:t>
      </w:r>
      <w:hyperlink r:id="rId90" w:history="1">
        <w:r w:rsidR="0071420C">
          <w:rPr>
            <w:rStyle w:val="Hyperlink"/>
          </w:rPr>
          <w:t>https://doi.org/10.1080/10641262.2011.557451</w:t>
        </w:r>
      </w:hyperlink>
    </w:p>
    <w:p w14:paraId="4DFC5D68" w14:textId="6E96417E" w:rsidR="005D49B2" w:rsidRDefault="005D49B2" w:rsidP="009078B0">
      <w:pPr>
        <w:pStyle w:val="NormalWeb"/>
      </w:pPr>
      <w:r>
        <w:t xml:space="preserve">Goethel, D.R., Bosley, K.M., Hanselman, D.H., Berger, A.M., </w:t>
      </w:r>
      <w:proofErr w:type="spellStart"/>
      <w:r>
        <w:t>Deroba</w:t>
      </w:r>
      <w:proofErr w:type="spellEnd"/>
      <w:r>
        <w:t xml:space="preserve">, J.J., Langseth, B.J., and Schueller, A.M. 2019. Exploring the utility of different tag-recovery experimental designs for use in spatially explicit, tag-integrated stock assessment models. Fish. Res. 219: 105320. </w:t>
      </w:r>
      <w:hyperlink r:id="rId91" w:tgtFrame="_blank" w:tooltip="Persistent link using digital object identifier" w:history="1">
        <w:r w:rsidR="00156DC4">
          <w:rPr>
            <w:rStyle w:val="anchor-text"/>
            <w:color w:val="0000FF"/>
            <w:u w:val="single"/>
          </w:rPr>
          <w:t>https://doi.org/10.1016/j.fishres.2019.105320</w:t>
        </w:r>
      </w:hyperlink>
    </w:p>
    <w:p w14:paraId="540E286E" w14:textId="7E4315E1" w:rsidR="001638CC" w:rsidRDefault="001638CC" w:rsidP="009078B0">
      <w:pPr>
        <w:pStyle w:val="NormalWeb"/>
      </w:pPr>
      <w:r>
        <w:t xml:space="preserve">Goethel, D.R., Bosley, K.M., Langseth, B.J., </w:t>
      </w:r>
      <w:proofErr w:type="spellStart"/>
      <w:r>
        <w:t>Deroba</w:t>
      </w:r>
      <w:proofErr w:type="spellEnd"/>
      <w:r>
        <w:t xml:space="preserve">, J.J., Berger, A.M., Hanselman, D.H., and Schueller, A.M. 2021. Where do you think you’re going? Accounting for ontogenetic and climate-induced movement in spatially stratified integrated population assessment models. Fish </w:t>
      </w:r>
      <w:proofErr w:type="spellStart"/>
      <w:r>
        <w:t>Fish</w:t>
      </w:r>
      <w:proofErr w:type="spellEnd"/>
      <w:r>
        <w:t xml:space="preserve">. 22: 141–160. </w:t>
      </w:r>
      <w:hyperlink r:id="rId92" w:history="1">
        <w:r w:rsidR="00A1204B">
          <w:rPr>
            <w:rStyle w:val="Hyperlink"/>
          </w:rPr>
          <w:t>https://doi.org/10.1111/faf.12510</w:t>
        </w:r>
      </w:hyperlink>
    </w:p>
    <w:p w14:paraId="2FF5228A" w14:textId="4D3BBAA9" w:rsidR="00EA3E0C" w:rsidRDefault="00EA3E0C" w:rsidP="009078B0">
      <w:pPr>
        <w:pStyle w:val="NormalWeb"/>
      </w:pPr>
      <w:r>
        <w:t xml:space="preserve">Goethel, D.R., Berger, A.M., and Cadrin, S.X. 2023a. Spatial awareness: good practices and pragmatic recommendations for developing spatially structured stock assessments. Fish. Res. 264: 106703. </w:t>
      </w:r>
      <w:hyperlink r:id="rId93" w:tgtFrame="_blank" w:tooltip="Persistent link using digital object identifier" w:history="1">
        <w:r w:rsidR="00970837">
          <w:rPr>
            <w:rStyle w:val="anchor-text"/>
            <w:color w:val="0000FF"/>
            <w:u w:val="single"/>
          </w:rPr>
          <w:t>https://doi.org/10.1016/j.fishres.2023.106703</w:t>
        </w:r>
      </w:hyperlink>
    </w:p>
    <w:p w14:paraId="0C45D8F4" w14:textId="5D0B42B0" w:rsidR="008469B6" w:rsidRDefault="00770C8A" w:rsidP="008469B6">
      <w:pPr>
        <w:pStyle w:val="NormalWeb"/>
      </w:pPr>
      <w:r>
        <w:t xml:space="preserve">Goethel, D.R., Omori, K.L., Punt, A.E., Lynch, P.D., Berger, A.M., de Moor, C.L., </w:t>
      </w:r>
      <w:proofErr w:type="spellStart"/>
      <w:r>
        <w:t>Plagányi</w:t>
      </w:r>
      <w:proofErr w:type="spellEnd"/>
      <w:r>
        <w:t xml:space="preserve">, É.E., Cope, J.M., Dowling, N.A., McGarvey, R., and Preece, A.L. 2023b. Oceans of plenty? Challenges, advancements, and future directions for the provision of evidence-based fisheries management advice. Rev. Fish Biol. Fish. 33: 375–410. </w:t>
      </w:r>
      <w:hyperlink r:id="rId94" w:history="1">
        <w:r w:rsidR="006F6B80" w:rsidRPr="006F6B80">
          <w:rPr>
            <w:rStyle w:val="Hyperlink"/>
          </w:rPr>
          <w:t>https://doi.org/10.1007/s11160-022-09726-7</w:t>
        </w:r>
      </w:hyperlink>
    </w:p>
    <w:p w14:paraId="295BB059" w14:textId="2517948A" w:rsidR="00B27493" w:rsidRDefault="00B27493" w:rsidP="006F6B80">
      <w:r>
        <w:lastRenderedPageBreak/>
        <w:t xml:space="preserve">Goethel, D.R., Berger, A.M., Hoyle, S.D., et al. 2024. Drivin’ with your eyes closed: results from an international, </w:t>
      </w:r>
      <w:proofErr w:type="gramStart"/>
      <w:r>
        <w:t>blinded</w:t>
      </w:r>
      <w:proofErr w:type="gramEnd"/>
      <w:r>
        <w:t xml:space="preserve"> simulation experiment to evaluate spatial stock assessments. Fish </w:t>
      </w:r>
      <w:proofErr w:type="spellStart"/>
      <w:r>
        <w:t>Fish</w:t>
      </w:r>
      <w:proofErr w:type="spellEnd"/>
      <w:r>
        <w:t xml:space="preserve">. 25: faf12819. </w:t>
      </w:r>
      <w:hyperlink r:id="rId95" w:history="1">
        <w:r w:rsidR="006F6B80">
          <w:rPr>
            <w:rStyle w:val="Hyperlink"/>
          </w:rPr>
          <w:t>https://doi.org/10.1111/faf.12819</w:t>
        </w:r>
      </w:hyperlink>
    </w:p>
    <w:p w14:paraId="6D92B0C4" w14:textId="3C076EE4" w:rsidR="00A70DB0" w:rsidRDefault="00A70DB0" w:rsidP="009078B0">
      <w:pPr>
        <w:pStyle w:val="NormalWeb"/>
        <w:rPr>
          <w:ins w:id="61" w:author="Chengxue Li" w:date="2026-01-19T12:21:00Z" w16du:dateUtc="2026-01-19T17:21:00Z"/>
        </w:rPr>
      </w:pPr>
      <w:proofErr w:type="spellStart"/>
      <w:r>
        <w:t>Grüss</w:t>
      </w:r>
      <w:proofErr w:type="spellEnd"/>
      <w:r>
        <w:t xml:space="preserve">, A., Harford, W.J., Schirripa, M.J., Velez, L., </w:t>
      </w:r>
      <w:proofErr w:type="spellStart"/>
      <w:r>
        <w:t>Sagarese</w:t>
      </w:r>
      <w:proofErr w:type="spellEnd"/>
      <w:r>
        <w:t xml:space="preserve">, S.R., Shin, Y.J., and Verley, P. 2016. Management strategy evaluation using the individual-based, multispecies modeling approach OSMOSE. Ecol. Model. 340: 86–105. </w:t>
      </w:r>
      <w:hyperlink r:id="rId96" w:history="1">
        <w:r w:rsidRPr="008E7D3A">
          <w:rPr>
            <w:rStyle w:val="Hyperlink"/>
          </w:rPr>
          <w:t>https://doi.org/10.1016/j.ecolmodel.2016.09.019</w:t>
        </w:r>
      </w:hyperlink>
    </w:p>
    <w:p w14:paraId="4EEAD169" w14:textId="673B4888" w:rsidR="00C3415C" w:rsidRDefault="00C3415C" w:rsidP="009078B0">
      <w:pPr>
        <w:pStyle w:val="NormalWeb"/>
      </w:pPr>
      <w:proofErr w:type="spellStart"/>
      <w:ins w:id="62" w:author="Chengxue Li" w:date="2026-01-19T12:21:00Z">
        <w:r w:rsidRPr="00C3415C">
          <w:t>Grüss</w:t>
        </w:r>
        <w:proofErr w:type="spellEnd"/>
        <w:r w:rsidRPr="00C3415C">
          <w:t xml:space="preserve">, A., Pinkerton, M.H., </w:t>
        </w:r>
        <w:proofErr w:type="spellStart"/>
        <w:r w:rsidRPr="00C3415C">
          <w:t>Mormede</w:t>
        </w:r>
        <w:proofErr w:type="spellEnd"/>
        <w:r w:rsidRPr="00C3415C">
          <w:t>, S., and Devine, J.A. 2024. Evaluating the impacts of the Ross Sea region marine protected area for Antarctic toothfish (</w:t>
        </w:r>
        <w:proofErr w:type="spellStart"/>
        <w:r w:rsidRPr="00AB761A">
          <w:rPr>
            <w:i/>
            <w:iCs/>
            <w:rPrChange w:id="63" w:author="Chengxue Li" w:date="2026-01-19T12:21:00Z" w16du:dateUtc="2026-01-19T17:21:00Z">
              <w:rPr/>
            </w:rPrChange>
          </w:rPr>
          <w:t>Dissostichus</w:t>
        </w:r>
        <w:proofErr w:type="spellEnd"/>
        <w:r w:rsidRPr="00AB761A">
          <w:rPr>
            <w:i/>
            <w:iCs/>
            <w:rPrChange w:id="64" w:author="Chengxue Li" w:date="2026-01-19T12:21:00Z" w16du:dateUtc="2026-01-19T17:21:00Z">
              <w:rPr/>
            </w:rPrChange>
          </w:rPr>
          <w:t xml:space="preserve"> </w:t>
        </w:r>
        <w:proofErr w:type="spellStart"/>
        <w:r w:rsidRPr="00AB761A">
          <w:rPr>
            <w:i/>
            <w:iCs/>
            <w:rPrChange w:id="65" w:author="Chengxue Li" w:date="2026-01-19T12:21:00Z" w16du:dateUtc="2026-01-19T17:21:00Z">
              <w:rPr/>
            </w:rPrChange>
          </w:rPr>
          <w:t>mawsoni</w:t>
        </w:r>
        <w:proofErr w:type="spellEnd"/>
        <w:r w:rsidRPr="00C3415C">
          <w:t>) with a spatially explicit population model. Ocean Coastal Manag. 249: 106991. https://doi.org/10.1016/j.ocecoaman.2023.106991</w:t>
        </w:r>
      </w:ins>
    </w:p>
    <w:p w14:paraId="0A5F0C8B" w14:textId="2B042876" w:rsidR="006E044B" w:rsidRDefault="006E044B" w:rsidP="009078B0">
      <w:pPr>
        <w:pStyle w:val="NormalWeb"/>
      </w:pPr>
      <w:r>
        <w:t xml:space="preserve">Jacobsen, N.S., Marshall, K.N., Berger, A.M., Grandin, C.J., and Taylor, I.G. 2021. Management strategy evaluation of Pacific hake: exploring the robustness of the current harvest policy to spatial stock structure, shifts in fishery selectivity, and climate-driven distribution shifts. U.S. Dep. Commer., NOAA Tech. Memo. NMFS-NWFSC-168. Available from </w:t>
      </w:r>
      <w:hyperlink r:id="rId97" w:history="1">
        <w:r w:rsidR="006F6B80" w:rsidRPr="006F6B80">
          <w:rPr>
            <w:rStyle w:val="Hyperlink"/>
          </w:rPr>
          <w:t>https://repository.library.noaa.gov/view/noaa/30919</w:t>
        </w:r>
      </w:hyperlink>
    </w:p>
    <w:p w14:paraId="4AA01098" w14:textId="24954879" w:rsidR="000D309A" w:rsidRDefault="000D309A" w:rsidP="009078B0">
      <w:pPr>
        <w:pStyle w:val="NormalWeb"/>
      </w:pPr>
      <w:r>
        <w:t xml:space="preserve">Jacobsen, N.S., Marshall, K.N., Berger, A.M., Grandin, C., and Taylor, I.G. 2022. Climate-mediated stock redistribution causes increased risk and challenges for fisheries management. ICES J. Mar. Sci. 79: 1120–1132. </w:t>
      </w:r>
      <w:hyperlink r:id="rId98" w:history="1">
        <w:r w:rsidR="006F6B80">
          <w:rPr>
            <w:rStyle w:val="Hyperlink"/>
          </w:rPr>
          <w:t>https://doi.org/10.1093/icesjms/fsac029</w:t>
        </w:r>
      </w:hyperlink>
    </w:p>
    <w:p w14:paraId="0F855BA2" w14:textId="0B334A22" w:rsidR="007A0B82" w:rsidRDefault="007A0B82" w:rsidP="009078B0">
      <w:pPr>
        <w:pStyle w:val="NormalWeb"/>
      </w:pPr>
      <w:r>
        <w:t xml:space="preserve">Kapur, M.S., </w:t>
      </w:r>
      <w:proofErr w:type="spellStart"/>
      <w:r>
        <w:t>Haltuch</w:t>
      </w:r>
      <w:proofErr w:type="spellEnd"/>
      <w:r>
        <w:t xml:space="preserve">, M.A., Connors, B., Berger, A., Holt, K., Marshall, K., and Punt, A.E. 2024. Range-wide contrast in management outcomes for transboundary Northeast Pacific sablefish. Can. J. Fish. </w:t>
      </w:r>
      <w:proofErr w:type="spellStart"/>
      <w:r>
        <w:t>Aquat</w:t>
      </w:r>
      <w:proofErr w:type="spellEnd"/>
      <w:r>
        <w:t xml:space="preserve">. Sci. 81: 810–827. </w:t>
      </w:r>
      <w:hyperlink r:id="rId99" w:history="1">
        <w:r w:rsidR="006F17F6">
          <w:rPr>
            <w:rStyle w:val="Hyperlink"/>
          </w:rPr>
          <w:t>https://doi.org/10.1139/cjfas-2024-0008</w:t>
        </w:r>
      </w:hyperlink>
    </w:p>
    <w:p w14:paraId="1ACE6459" w14:textId="443A04C2" w:rsidR="00343618" w:rsidRDefault="00E3457F" w:rsidP="009078B0">
      <w:pPr>
        <w:pStyle w:val="NormalWeb"/>
        <w:rPr>
          <w:rStyle w:val="Strong"/>
          <w:b w:val="0"/>
          <w:bCs w:val="0"/>
          <w:color w:val="000000"/>
        </w:rPr>
      </w:pPr>
      <w:r>
        <w:t xml:space="preserve">Kerr, L.A., Hintzen, N.T., Cadrin, S.X., Clausen, L.W., Dickey-Collas, M., Goethel, D.R., Hatfield, E.M.C., et al. 2017. Lessons learned from practical approaches to reconcile mismatches between biological population structure and stock units of marine fish. ICES J. Mar. Sci. 74: 1708–1722. </w:t>
      </w:r>
      <w:hyperlink r:id="rId100" w:history="1">
        <w:r w:rsidR="006F17F6">
          <w:rPr>
            <w:rStyle w:val="Hyperlink"/>
          </w:rPr>
          <w:t>https://doi.org/10.1093/icesjms/fsx059</w:t>
        </w:r>
      </w:hyperlink>
    </w:p>
    <w:p w14:paraId="60D94AC6" w14:textId="106F51A3" w:rsidR="00E740E7" w:rsidRDefault="00E740E7" w:rsidP="009078B0">
      <w:pPr>
        <w:pStyle w:val="NormalWeb"/>
      </w:pPr>
      <w:r>
        <w:t xml:space="preserve">Kvamsdal, S.F., Eide, A., Ekerhovd, N.A., Enberg, K., Gudmundsdottir, A., Hoel, A.H., Mills, K.E., </w:t>
      </w:r>
      <w:proofErr w:type="spellStart"/>
      <w:r>
        <w:t>Mueter</w:t>
      </w:r>
      <w:proofErr w:type="spellEnd"/>
      <w:r>
        <w:t xml:space="preserve">, F.J., Ravn-Jonsen, L., Sandal, L.K., and Stiansen, J.E. 2016. Harvest control rules in modern fisheries management. Elem. Sci. Anth. 4: 000114. </w:t>
      </w:r>
      <w:hyperlink r:id="rId101" w:history="1">
        <w:r w:rsidRPr="008E7D3A">
          <w:rPr>
            <w:rStyle w:val="Hyperlink"/>
          </w:rPr>
          <w:t>https://doi.org/10.12952/journal.elementa.000114</w:t>
        </w:r>
      </w:hyperlink>
    </w:p>
    <w:p w14:paraId="358149FF" w14:textId="518507D9" w:rsidR="00C3347A" w:rsidRDefault="00C3347A" w:rsidP="009078B0">
      <w:pPr>
        <w:pStyle w:val="NormalWeb"/>
      </w:pPr>
      <w:r>
        <w:t xml:space="preserve">Hilborn, R. 2012. The evolution of quantitative marine fisheries management 1985–2010. Nat. </w:t>
      </w:r>
      <w:proofErr w:type="spellStart"/>
      <w:r>
        <w:t>Resour</w:t>
      </w:r>
      <w:proofErr w:type="spellEnd"/>
      <w:r>
        <w:t xml:space="preserve">. Model. 25: 122–144. </w:t>
      </w:r>
      <w:hyperlink r:id="rId102" w:history="1">
        <w:r w:rsidRPr="008E7D3A">
          <w:rPr>
            <w:rStyle w:val="Hyperlink"/>
          </w:rPr>
          <w:t>https://doi.org/10.1111/j.1939-7445.2011.00105.x</w:t>
        </w:r>
      </w:hyperlink>
    </w:p>
    <w:p w14:paraId="1D0B7D5E" w14:textId="36D95424" w:rsidR="00AA14D3" w:rsidRDefault="00AA14D3" w:rsidP="009078B0">
      <w:pPr>
        <w:pStyle w:val="NormalWeb"/>
      </w:pPr>
      <w:r>
        <w:t xml:space="preserve">Li, Y., Bence, J.R., and Brenden, T.O. 2018. Can spawning origin information of catch or a recruitment penalty improve assessment and fishery management performance for a spatially structured stock assessment model? Can. J. Fish. </w:t>
      </w:r>
      <w:proofErr w:type="spellStart"/>
      <w:r>
        <w:t>Aquat</w:t>
      </w:r>
      <w:proofErr w:type="spellEnd"/>
      <w:r>
        <w:t xml:space="preserve">. Sci. 75: 2136–2148. </w:t>
      </w:r>
      <w:hyperlink r:id="rId103" w:history="1">
        <w:r w:rsidR="007C4FB5">
          <w:rPr>
            <w:rStyle w:val="Hyperlink"/>
          </w:rPr>
          <w:t>https://doi.org/10.1139/cjfas-2017-0523</w:t>
        </w:r>
      </w:hyperlink>
    </w:p>
    <w:p w14:paraId="28F9EC4A" w14:textId="2D7059D7" w:rsidR="00A849CE" w:rsidDel="004D67EE" w:rsidRDefault="004D67EE" w:rsidP="0064555C">
      <w:pPr>
        <w:pStyle w:val="NormalWeb"/>
        <w:rPr>
          <w:del w:id="66" w:author="Chengxue Li" w:date="2026-01-19T10:19:00Z" w16du:dateUtc="2026-01-19T15:19:00Z"/>
          <w:i/>
          <w:iCs/>
        </w:rPr>
      </w:pPr>
      <w:ins w:id="67" w:author="Chengxue Li" w:date="2026-01-19T10:19:00Z">
        <w:r w:rsidRPr="004D67EE">
          <w:lastRenderedPageBreak/>
          <w:t xml:space="preserve">Li, C., </w:t>
        </w:r>
        <w:proofErr w:type="spellStart"/>
        <w:r w:rsidRPr="004D67EE">
          <w:t>Deroba</w:t>
        </w:r>
        <w:proofErr w:type="spellEnd"/>
        <w:r w:rsidRPr="004D67EE">
          <w:t xml:space="preserve">, J.J., Berger, A.M., Goethel, D.R., Langseth, B.J., Schueller, A.M., and Miller, T.J. 2025. Random effects on numbers-at-age transitions implicitly account for movement dynamics and improve stock assessment and management. </w:t>
        </w:r>
        <w:r w:rsidRPr="004D67EE">
          <w:rPr>
            <w:rPrChange w:id="68" w:author="Chengxue Li" w:date="2026-01-19T10:20:00Z" w16du:dateUtc="2026-01-19T15:20:00Z">
              <w:rPr>
                <w:i/>
                <w:iCs/>
              </w:rPr>
            </w:rPrChange>
          </w:rPr>
          <w:t xml:space="preserve">Can. J. Fish. </w:t>
        </w:r>
        <w:proofErr w:type="spellStart"/>
        <w:r w:rsidRPr="004D67EE">
          <w:rPr>
            <w:rPrChange w:id="69" w:author="Chengxue Li" w:date="2026-01-19T10:20:00Z" w16du:dateUtc="2026-01-19T15:20:00Z">
              <w:rPr>
                <w:i/>
                <w:iCs/>
              </w:rPr>
            </w:rPrChange>
          </w:rPr>
          <w:t>Aquat</w:t>
        </w:r>
        <w:proofErr w:type="spellEnd"/>
        <w:r w:rsidRPr="004D67EE">
          <w:rPr>
            <w:rPrChange w:id="70" w:author="Chengxue Li" w:date="2026-01-19T10:20:00Z" w16du:dateUtc="2026-01-19T15:20:00Z">
              <w:rPr>
                <w:i/>
                <w:iCs/>
              </w:rPr>
            </w:rPrChange>
          </w:rPr>
          <w:t>. Sci.</w:t>
        </w:r>
      </w:ins>
      <w:ins w:id="71" w:author="Chengxue Li" w:date="2026-01-19T10:20:00Z" w16du:dateUtc="2026-01-19T15:20:00Z">
        <w:r w:rsidRPr="004D67EE">
          <w:rPr>
            <w:rPrChange w:id="72" w:author="Chengxue Li" w:date="2026-01-19T10:20:00Z" w16du:dateUtc="2026-01-19T15:20:00Z">
              <w:rPr>
                <w:i/>
                <w:iCs/>
              </w:rPr>
            </w:rPrChange>
          </w:rPr>
          <w:t xml:space="preserve"> </w:t>
        </w:r>
      </w:ins>
      <w:ins w:id="73" w:author="Chengxue Li" w:date="2026-01-19T10:20:00Z">
        <w:r w:rsidRPr="004D67EE">
          <w:rPr>
            <w:rPrChange w:id="74" w:author="Chengxue Li" w:date="2026-01-19T10:20:00Z" w16du:dateUtc="2026-01-19T15:20:00Z">
              <w:rPr>
                <w:i/>
                <w:iCs/>
              </w:rPr>
            </w:rPrChange>
          </w:rPr>
          <w:br/>
        </w:r>
        <w:r w:rsidRPr="004D67EE">
          <w:rPr>
            <w:u w:val="single"/>
            <w:rPrChange w:id="75" w:author="Chengxue Li" w:date="2026-01-19T10:20:00Z" w16du:dateUtc="2026-01-19T15:20:00Z">
              <w:rPr>
                <w:i/>
                <w:iCs/>
                <w:u w:val="single"/>
              </w:rPr>
            </w:rPrChange>
          </w:rPr>
          <w:t>https://doi.org/10.1139/cjfas-2025-0092</w:t>
        </w:r>
      </w:ins>
      <w:del w:id="76" w:author="Chengxue Li" w:date="2026-01-19T10:19:00Z" w16du:dateUtc="2026-01-19T15:19:00Z">
        <w:r w:rsidR="00A849CE" w:rsidDel="004D67EE">
          <w:delText>Li, C., et al. In review. Random effects on numbers-at-age transitions implicitly account for movement dynamics and improve stock assessment and management. Can. J. Fish. Aquat. Sci. [In review].</w:delText>
        </w:r>
      </w:del>
    </w:p>
    <w:p w14:paraId="07006994" w14:textId="77777777" w:rsidR="004D67EE" w:rsidRDefault="004D67EE" w:rsidP="0064555C">
      <w:pPr>
        <w:pStyle w:val="NormalWeb"/>
        <w:rPr>
          <w:ins w:id="77" w:author="Chengxue Li" w:date="2026-01-19T10:19:00Z" w16du:dateUtc="2026-01-19T15:19:00Z"/>
        </w:rPr>
      </w:pPr>
    </w:p>
    <w:p w14:paraId="018E52DD" w14:textId="46E0A869" w:rsidR="00E961C8" w:rsidRDefault="00E961C8" w:rsidP="0064555C">
      <w:pPr>
        <w:pStyle w:val="NormalWeb"/>
        <w:rPr>
          <w:rStyle w:val="Strong"/>
          <w:b w:val="0"/>
          <w:bCs w:val="0"/>
          <w:color w:val="000000"/>
        </w:rPr>
      </w:pPr>
      <w:r>
        <w:t xml:space="preserve">Miller, T.J., Curti, K.L., and Hansell, A.C. 2025. Space for WHAM: a multi-region, multi-stock generalization of the Woods Hole Assessment Model with an application to black sea bass. Can. J. Fish. </w:t>
      </w:r>
      <w:proofErr w:type="spellStart"/>
      <w:r>
        <w:t>Aquat</w:t>
      </w:r>
      <w:proofErr w:type="spellEnd"/>
      <w:r>
        <w:t xml:space="preserve">. Sci. </w:t>
      </w:r>
      <w:ins w:id="78" w:author="Chengxue Li" w:date="2026-01-19T10:21:00Z">
        <w:r w:rsidR="00563AC3" w:rsidRPr="00274078">
          <w:rPr>
            <w:rPrChange w:id="79" w:author="Chengxue Li" w:date="2026-01-19T10:21:00Z" w16du:dateUtc="2026-01-19T15:21:00Z">
              <w:rPr>
                <w:b/>
                <w:bCs/>
              </w:rPr>
            </w:rPrChange>
          </w:rPr>
          <w:t>82</w:t>
        </w:r>
        <w:r w:rsidR="00563AC3" w:rsidRPr="00274078">
          <w:t>,</w:t>
        </w:r>
        <w:r w:rsidR="00563AC3" w:rsidRPr="00563AC3">
          <w:t xml:space="preserve"> 1–26.</w:t>
        </w:r>
      </w:ins>
      <w:ins w:id="80" w:author="Chengxue Li" w:date="2026-01-19T10:21:00Z" w16du:dateUtc="2026-01-19T15:21:00Z">
        <w:r w:rsidR="00563AC3">
          <w:t xml:space="preserve"> </w:t>
        </w:r>
      </w:ins>
      <w:del w:id="81" w:author="Chengxue Li" w:date="2026-01-19T10:20:00Z" w16du:dateUtc="2026-01-19T15:20:00Z">
        <w:r w:rsidDel="00563AC3">
          <w:delText xml:space="preserve">In press. </w:delText>
        </w:r>
      </w:del>
      <w:hyperlink r:id="rId104" w:history="1">
        <w:r w:rsidR="00007D3A">
          <w:rPr>
            <w:rStyle w:val="Hyperlink"/>
          </w:rPr>
          <w:t>https://doi.org/10.1139/cjfas-2025-0097</w:t>
        </w:r>
      </w:hyperlink>
    </w:p>
    <w:p w14:paraId="55D62091" w14:textId="33F7EBF5" w:rsidR="002B3050" w:rsidRDefault="002B3050" w:rsidP="0064555C">
      <w:pPr>
        <w:pStyle w:val="NormalWeb"/>
      </w:pPr>
      <w:r>
        <w:t xml:space="preserve">Perretti, C.T., </w:t>
      </w:r>
      <w:proofErr w:type="spellStart"/>
      <w:r>
        <w:t>Deroba</w:t>
      </w:r>
      <w:proofErr w:type="spellEnd"/>
      <w:r>
        <w:t xml:space="preserve">, J.J., and Legault, C.M. 2020. Simulation testing methods for estimating misreported catch in a state-space stock assessment model. ICES J. Mar. Sci. 77: 911–920. </w:t>
      </w:r>
      <w:hyperlink r:id="rId105" w:history="1">
        <w:r w:rsidRPr="008E7D3A">
          <w:rPr>
            <w:rStyle w:val="Hyperlink"/>
          </w:rPr>
          <w:t>https://doi.org/10.1093/icesjms/fsz249</w:t>
        </w:r>
      </w:hyperlink>
    </w:p>
    <w:p w14:paraId="2D0B3A03" w14:textId="77777777" w:rsidR="00303284" w:rsidRDefault="00303284" w:rsidP="00303284">
      <w:pPr>
        <w:pStyle w:val="NormalWeb"/>
      </w:pPr>
      <w:r>
        <w:t xml:space="preserve">Punt, A.E., Dunn, A., Elvarsson, B.P., Hampton, J., Hoyle, S.D., Maunder, M.N., Methot, R.D., and Nielsen, A. 2020. Essential features of the next-generation stock assessment package: a perspective. Fish. Res. 229: 105617. </w:t>
      </w:r>
      <w:hyperlink r:id="rId106" w:tgtFrame="_blank" w:tooltip="Persistent link using digital object identifier" w:history="1">
        <w:r>
          <w:rPr>
            <w:rStyle w:val="anchor-text"/>
            <w:color w:val="0000FF"/>
            <w:u w:val="single"/>
          </w:rPr>
          <w:t>https://doi.org/10.1016/j.fishres.2020.105617</w:t>
        </w:r>
      </w:hyperlink>
    </w:p>
    <w:p w14:paraId="22BD515E" w14:textId="77777777" w:rsidR="00303284" w:rsidRDefault="00303284" w:rsidP="00303284">
      <w:pPr>
        <w:pStyle w:val="NormalWeb"/>
      </w:pPr>
      <w:r>
        <w:t xml:space="preserve">Punt, A.E. 2017. Strategic management decision-making in a complex world: quantifying, understanding, and using trade-offs. ICES J. Mar. Sci. 74: 499–510. </w:t>
      </w:r>
      <w:hyperlink r:id="rId107" w:history="1">
        <w:r>
          <w:rPr>
            <w:rStyle w:val="Hyperlink"/>
          </w:rPr>
          <w:t>https://doi.org/10.1093/icesjms/fsv193</w:t>
        </w:r>
      </w:hyperlink>
    </w:p>
    <w:p w14:paraId="53E7598A" w14:textId="77777777" w:rsidR="00303284" w:rsidRDefault="00303284" w:rsidP="00303284">
      <w:pPr>
        <w:pStyle w:val="NormalWeb"/>
      </w:pPr>
      <w:r>
        <w:t>Punt, A.E., and Smith, A.D.M. 1999. Harvest strategy evaluation for the eastern stock of gemfish (</w:t>
      </w:r>
      <w:proofErr w:type="spellStart"/>
      <w:r>
        <w:t>Rexea</w:t>
      </w:r>
      <w:proofErr w:type="spellEnd"/>
      <w:r>
        <w:t xml:space="preserve"> solandri). ICES J. Mar. Sci. 56: 860–875. </w:t>
      </w:r>
      <w:hyperlink r:id="rId108" w:history="1">
        <w:r>
          <w:rPr>
            <w:rStyle w:val="Hyperlink"/>
          </w:rPr>
          <w:t>https://doi.org/10.1006/jmsc.1999.0538</w:t>
        </w:r>
      </w:hyperlink>
    </w:p>
    <w:p w14:paraId="42AC3099" w14:textId="1C611AB1" w:rsidR="00303284" w:rsidRDefault="00303284" w:rsidP="0064555C">
      <w:pPr>
        <w:pStyle w:val="NormalWeb"/>
        <w:rPr>
          <w:ins w:id="82" w:author="Chengxue Li" w:date="2026-01-19T11:57:00Z" w16du:dateUtc="2026-01-19T16:57:00Z"/>
        </w:rPr>
      </w:pPr>
      <w:r>
        <w:t xml:space="preserve">Punt, A.E., Butterworth, D.S., de Moor, C.L., De Oliveira, J.A., and Haddon, M. 2016. Management strategy evaluation: best practices. Fish </w:t>
      </w:r>
      <w:proofErr w:type="spellStart"/>
      <w:r>
        <w:t>Fish</w:t>
      </w:r>
      <w:proofErr w:type="spellEnd"/>
      <w:r>
        <w:t xml:space="preserve">. 17: 303–334. </w:t>
      </w:r>
      <w:hyperlink r:id="rId109" w:tgtFrame="_new" w:history="1">
        <w:r>
          <w:rPr>
            <w:rStyle w:val="Hyperlink"/>
          </w:rPr>
          <w:t>https://doi.org/10.1111/faf.12104</w:t>
        </w:r>
      </w:hyperlink>
    </w:p>
    <w:p w14:paraId="285238C7" w14:textId="66523BD5" w:rsidR="00BC4A36" w:rsidRDefault="00BC4A36" w:rsidP="0064555C">
      <w:pPr>
        <w:pStyle w:val="NormalWeb"/>
      </w:pPr>
      <w:ins w:id="83" w:author="Chengxue Li" w:date="2026-01-19T11:57:00Z">
        <w:r w:rsidRPr="00BC4A36">
          <w:t xml:space="preserve">Scott, R., Davies, N., Pilling, G., Hampton, J., Fournier, D., &amp; Hoyle, S. (2018). Recent MSE technical developments for the WCPFC harvest strategy framework. </w:t>
        </w:r>
        <w:r w:rsidRPr="00BC4A36">
          <w:rPr>
            <w:i/>
            <w:iCs/>
          </w:rPr>
          <w:t>Western and Central Pacific Fisheries Commission Scientific Committee, Fourteenth Regular Session</w:t>
        </w:r>
        <w:r w:rsidRPr="00BC4A36">
          <w:t>, Busan, Republic of Korea. WCPFC-SC14-2018/MI-IP-02.</w:t>
        </w:r>
      </w:ins>
    </w:p>
    <w:p w14:paraId="6605034D" w14:textId="6905ADA0" w:rsidR="006A54B9" w:rsidRDefault="006A54B9" w:rsidP="0064555C">
      <w:pPr>
        <w:pStyle w:val="NormalWeb"/>
      </w:pPr>
      <w:proofErr w:type="spellStart"/>
      <w:r>
        <w:t>Smedbol</w:t>
      </w:r>
      <w:proofErr w:type="spellEnd"/>
      <w:r>
        <w:t xml:space="preserve">, R.K., and Stephenson, R. 2001. The importance of managing within-species diversity in cod and herring fisheries of the north-western Atlantic. J. Fish Biol. 59: 109–128. </w:t>
      </w:r>
      <w:hyperlink r:id="rId110" w:history="1">
        <w:r w:rsidRPr="008E7D3A">
          <w:rPr>
            <w:rStyle w:val="Hyperlink"/>
          </w:rPr>
          <w:t>https://doi.org/10.1111/j.1095-8649.2001.tb01381.x</w:t>
        </w:r>
      </w:hyperlink>
    </w:p>
    <w:p w14:paraId="2CE017DE" w14:textId="5D2782CD" w:rsidR="00766B87" w:rsidRDefault="00766B87" w:rsidP="0064555C">
      <w:pPr>
        <w:pStyle w:val="NormalWeb"/>
      </w:pPr>
      <w:r>
        <w:t xml:space="preserve">Smith, J.A., Tommasi, D., Welch, H., Hazen, E.L., Sweeney, J., Brodie, S., </w:t>
      </w:r>
      <w:proofErr w:type="spellStart"/>
      <w:r>
        <w:t>Muhling</w:t>
      </w:r>
      <w:proofErr w:type="spellEnd"/>
      <w:r>
        <w:t xml:space="preserve">, B., Stohs, S.M., and Jacox, M.G. 2021. Comparing dynamic and static time-area closures for bycatch mitigation: a management strategy evaluation of a swordfish fishery. Front. Mar. Sci. 8: 630607. </w:t>
      </w:r>
      <w:hyperlink r:id="rId111" w:history="1">
        <w:r w:rsidRPr="008E7D3A">
          <w:rPr>
            <w:rStyle w:val="Hyperlink"/>
          </w:rPr>
          <w:t>https://doi.org/10.3389/fmars.2021.630607</w:t>
        </w:r>
      </w:hyperlink>
    </w:p>
    <w:p w14:paraId="756F183C" w14:textId="0A135E8C" w:rsidR="003D5877" w:rsidRDefault="003D5877" w:rsidP="0064555C">
      <w:pPr>
        <w:pStyle w:val="NormalWeb"/>
      </w:pPr>
      <w:r>
        <w:t xml:space="preserve">Stock, B.C., and Miller, T.J. 2021. The Woods Hole Assessment Model (WHAM): a general state-space assessment framework that incorporates time- and age-varying processes via random effects and links to environmental covariates. Fish. Res. 240: 105967. </w:t>
      </w:r>
      <w:hyperlink r:id="rId112" w:tgtFrame="_blank" w:tooltip="Persistent link using digital object identifier" w:history="1">
        <w:r w:rsidR="006E3098">
          <w:rPr>
            <w:rStyle w:val="anchor-text"/>
            <w:color w:val="0000FF"/>
            <w:u w:val="single"/>
          </w:rPr>
          <w:t>https://doi.org/10.1016/j.fishres.2021.105967</w:t>
        </w:r>
      </w:hyperlink>
    </w:p>
    <w:p w14:paraId="710625BE" w14:textId="19F8BEB5" w:rsidR="00B61A5F" w:rsidRDefault="00B61A5F" w:rsidP="0064555C">
      <w:pPr>
        <w:pStyle w:val="NormalWeb"/>
      </w:pPr>
      <w:r>
        <w:lastRenderedPageBreak/>
        <w:t xml:space="preserve">Stock, B.C., Xu, H., Miller, T.J., Thorson, J.T., and Nye, J.A. 2021. Implementing two-dimensional autocorrelation in either survival or natural mortality improves a state-space assessment model for Southern New England–Mid Atlantic yellowtail flounder. Fish. Res. 237: 105873. </w:t>
      </w:r>
      <w:hyperlink r:id="rId113" w:tgtFrame="_blank" w:tooltip="Persistent link using digital object identifier" w:history="1">
        <w:r w:rsidR="007A76ED">
          <w:rPr>
            <w:rStyle w:val="anchor-text"/>
            <w:color w:val="0000FF"/>
            <w:u w:val="single"/>
          </w:rPr>
          <w:t>https://doi.org/10.1016/j.fishres.2021.105873</w:t>
        </w:r>
      </w:hyperlink>
    </w:p>
    <w:p w14:paraId="72C42EF5" w14:textId="40FD0667" w:rsidR="00044C15" w:rsidRDefault="007970BC" w:rsidP="0064555C">
      <w:pPr>
        <w:pStyle w:val="NormalWeb"/>
      </w:pPr>
      <w:r>
        <w:t xml:space="preserve">Wiedenmann, J., Wilberg, M., Sylvia, A., and Miller, T. 2017. An evaluation of acceptable biological catch (ABC) harvest control rules designed to limit overfishing. Can. J. Fish. </w:t>
      </w:r>
      <w:proofErr w:type="spellStart"/>
      <w:r>
        <w:t>Aquat</w:t>
      </w:r>
      <w:proofErr w:type="spellEnd"/>
      <w:r>
        <w:t xml:space="preserve">. Sci. 74: 1028–1040. </w:t>
      </w:r>
      <w:hyperlink r:id="rId114" w:history="1">
        <w:r w:rsidR="000E69CB">
          <w:rPr>
            <w:rStyle w:val="Hyperlink"/>
          </w:rPr>
          <w:t>https://doi.org/10.1139/cjfas-2016-0381</w:t>
        </w:r>
      </w:hyperlink>
    </w:p>
    <w:p w14:paraId="7476CFC2" w14:textId="1DAFF4A6" w:rsidR="00A5642C" w:rsidRDefault="00A5642C" w:rsidP="003A16FF">
      <w:r>
        <w:t xml:space="preserve">Ying, Y., Chen, Y., Lin, L., and Gao, T. 2011. Risks of ignoring fish population spatial structure in fisheries management. Can. J. Fish. </w:t>
      </w:r>
      <w:proofErr w:type="spellStart"/>
      <w:r>
        <w:t>Aquat</w:t>
      </w:r>
      <w:proofErr w:type="spellEnd"/>
      <w:r>
        <w:t xml:space="preserve">. Sci. 68: 2101–2120. </w:t>
      </w:r>
      <w:hyperlink r:id="rId115" w:history="1">
        <w:r w:rsidRPr="008E7D3A">
          <w:rPr>
            <w:rStyle w:val="Hyperlink"/>
          </w:rPr>
          <w:t>https://doi.org/10.1139/f2011-118</w:t>
        </w:r>
      </w:hyperlink>
    </w:p>
    <w:p w14:paraId="38E2DB41" w14:textId="389E5326" w:rsidR="0023331C" w:rsidRDefault="004748F1" w:rsidP="003A16FF">
      <w:r>
        <w:t xml:space="preserve">Zhang, Y., Goethel, D.R., Smith, M.W., Picariello, L., Chen, Y., Li, Y., and Agar, J. 2024. A web-based decision support tool for performing management strategy evaluation on the Gulf of Mexico red snapper resource. Ecol. Inform. 82: 102756. </w:t>
      </w:r>
      <w:hyperlink r:id="rId116" w:history="1">
        <w:r w:rsidRPr="00872E29">
          <w:rPr>
            <w:rStyle w:val="Hyperlink"/>
          </w:rPr>
          <w:t>https://doi.org/10.1016/j.ecoinf.2024.102756</w:t>
        </w:r>
      </w:hyperlink>
      <w:r w:rsidR="0023331C">
        <w:br w:type="page"/>
      </w:r>
    </w:p>
    <w:p w14:paraId="3BA07BC3" w14:textId="128B9C4D" w:rsidR="00AA1239" w:rsidRPr="0064555C" w:rsidRDefault="00AA1239" w:rsidP="003A16FF">
      <w:pPr>
        <w:rPr>
          <w:color w:val="96607D"/>
          <w:u w:val="single"/>
        </w:rPr>
        <w:sectPr w:rsidR="00AA1239" w:rsidRPr="0064555C">
          <w:pgSz w:w="12240" w:h="15840"/>
          <w:pgMar w:top="1440" w:right="1440" w:bottom="1440" w:left="1440" w:header="720" w:footer="720" w:gutter="0"/>
          <w:lnNumType w:countBy="1" w:restart="continuous"/>
          <w:pgNumType w:start="1"/>
          <w:cols w:space="720"/>
        </w:sectPr>
      </w:pPr>
    </w:p>
    <w:p w14:paraId="53092A10" w14:textId="298B787F" w:rsidR="00881AA6" w:rsidRPr="00881AA6" w:rsidRDefault="00881AA6" w:rsidP="00A475DC">
      <w:pPr>
        <w:pStyle w:val="Heading1"/>
      </w:pPr>
      <w:r w:rsidRPr="00881AA6">
        <w:lastRenderedPageBreak/>
        <w:t>Tables</w:t>
      </w:r>
    </w:p>
    <w:p w14:paraId="53B5BDBB" w14:textId="166FFA85" w:rsidR="00A54B10" w:rsidRDefault="00A54B10" w:rsidP="00A54B10">
      <w:pPr>
        <w:ind w:right="-435"/>
      </w:pPr>
      <w:r>
        <w:t xml:space="preserve">Table 1. Summary of </w:t>
      </w:r>
      <w:r w:rsidR="00B73403">
        <w:t xml:space="preserve">the </w:t>
      </w:r>
      <w:r>
        <w:t>major functionalities of the SPSAM-MSE framework.</w:t>
      </w:r>
    </w:p>
    <w:tbl>
      <w:tblPr>
        <w:tblStyle w:val="Table"/>
        <w:tblW w:w="48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90"/>
        <w:gridCol w:w="9892"/>
      </w:tblGrid>
      <w:tr w:rsidR="000D68C7" w:rsidRPr="00AA1239" w14:paraId="4CB8DC8E" w14:textId="77777777" w:rsidTr="00550993">
        <w:trPr>
          <w:cnfStyle w:val="100000000000" w:firstRow="1" w:lastRow="0" w:firstColumn="0" w:lastColumn="0" w:oddVBand="0" w:evenVBand="0" w:oddHBand="0" w:evenHBand="0" w:firstRowFirstColumn="0" w:firstRowLastColumn="0" w:lastRowFirstColumn="0" w:lastRowLastColumn="0"/>
          <w:tblHeader/>
        </w:trPr>
        <w:tc>
          <w:tcPr>
            <w:tcW w:w="1069" w:type="pct"/>
          </w:tcPr>
          <w:p w14:paraId="5621FE20" w14:textId="7B89721C" w:rsidR="000D68C7" w:rsidRPr="00AA1239" w:rsidRDefault="000D68C7" w:rsidP="000D68C7">
            <w:pPr>
              <w:pStyle w:val="Compact"/>
              <w:rPr>
                <w:rFonts w:ascii="Times New Roman" w:hAnsi="Times New Roman"/>
                <w:sz w:val="16"/>
                <w:szCs w:val="16"/>
              </w:rPr>
            </w:pPr>
            <w:r w:rsidRPr="00AA1239">
              <w:rPr>
                <w:rFonts w:ascii="Times New Roman" w:hAnsi="Times New Roman"/>
                <w:sz w:val="16"/>
                <w:szCs w:val="16"/>
              </w:rPr>
              <w:t>Functionality</w:t>
            </w:r>
          </w:p>
        </w:tc>
        <w:tc>
          <w:tcPr>
            <w:tcW w:w="3931" w:type="pct"/>
          </w:tcPr>
          <w:p w14:paraId="711EF8A6" w14:textId="753CFAC6" w:rsidR="000D68C7" w:rsidRPr="00AA1239" w:rsidRDefault="000D68C7" w:rsidP="000D68C7">
            <w:pPr>
              <w:pStyle w:val="Compact"/>
              <w:rPr>
                <w:rFonts w:ascii="Times New Roman" w:hAnsi="Times New Roman"/>
                <w:sz w:val="16"/>
                <w:szCs w:val="16"/>
              </w:rPr>
            </w:pPr>
            <w:r w:rsidRPr="00AA1239">
              <w:rPr>
                <w:rFonts w:ascii="Times New Roman" w:hAnsi="Times New Roman"/>
                <w:sz w:val="16"/>
                <w:szCs w:val="16"/>
              </w:rPr>
              <w:t>Description</w:t>
            </w:r>
          </w:p>
        </w:tc>
      </w:tr>
      <w:tr w:rsidR="00B62F52" w:rsidRPr="00AA1239" w14:paraId="09924C66"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6AF20016" w14:textId="00B604D6" w:rsidR="000D68C7" w:rsidRPr="00AA1239" w:rsidRDefault="000D68C7" w:rsidP="000D68C7">
            <w:pPr>
              <w:pStyle w:val="Compact"/>
              <w:rPr>
                <w:rFonts w:ascii="Times New Roman" w:hAnsi="Times New Roman"/>
                <w:sz w:val="16"/>
                <w:szCs w:val="16"/>
              </w:rPr>
            </w:pPr>
            <w:r w:rsidRPr="00AA1239">
              <w:rPr>
                <w:rFonts w:ascii="Times New Roman" w:hAnsi="Times New Roman"/>
                <w:b/>
                <w:i/>
                <w:sz w:val="16"/>
                <w:szCs w:val="16"/>
              </w:rPr>
              <w:t>Operating Model</w:t>
            </w:r>
          </w:p>
        </w:tc>
        <w:tc>
          <w:tcPr>
            <w:tcW w:w="3931" w:type="pct"/>
          </w:tcPr>
          <w:p w14:paraId="60FA374A" w14:textId="67924441" w:rsidR="000D68C7" w:rsidRPr="00AA1239" w:rsidRDefault="000D68C7" w:rsidP="000D68C7">
            <w:pPr>
              <w:pStyle w:val="Compact"/>
              <w:rPr>
                <w:rFonts w:ascii="Times New Roman" w:hAnsi="Times New Roman"/>
                <w:sz w:val="16"/>
                <w:szCs w:val="16"/>
              </w:rPr>
            </w:pPr>
            <w:r w:rsidRPr="00AA1239">
              <w:rPr>
                <w:rFonts w:ascii="Times New Roman" w:hAnsi="Times New Roman"/>
                <w:sz w:val="16"/>
                <w:szCs w:val="16"/>
              </w:rPr>
              <w:t>Model that governs “true” population, fleets, and surveys dynamics.</w:t>
            </w:r>
          </w:p>
        </w:tc>
      </w:tr>
      <w:tr w:rsidR="000D68C7" w:rsidRPr="00AA1239" w14:paraId="0C1CD9EF" w14:textId="77777777" w:rsidTr="00550993">
        <w:tblPrEx>
          <w:jc w:val="left"/>
        </w:tblPrEx>
        <w:tc>
          <w:tcPr>
            <w:tcW w:w="1069" w:type="pct"/>
          </w:tcPr>
          <w:p w14:paraId="4C89AE09" w14:textId="64A04ABD" w:rsidR="000D68C7" w:rsidRPr="00AA1239" w:rsidRDefault="00A470BE" w:rsidP="000D68C7">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Temporal Structure</w:t>
            </w:r>
          </w:p>
        </w:tc>
        <w:tc>
          <w:tcPr>
            <w:tcW w:w="3931" w:type="pct"/>
          </w:tcPr>
          <w:p w14:paraId="58E665F6" w14:textId="1AD24C47" w:rsidR="000D68C7" w:rsidRPr="00AA1239" w:rsidRDefault="000D68C7" w:rsidP="000D68C7">
            <w:pPr>
              <w:pStyle w:val="Compact"/>
              <w:rPr>
                <w:rFonts w:ascii="Times New Roman" w:hAnsi="Times New Roman"/>
                <w:sz w:val="16"/>
                <w:szCs w:val="16"/>
              </w:rPr>
            </w:pPr>
            <w:r w:rsidRPr="00AA1239">
              <w:rPr>
                <w:rFonts w:ascii="Times New Roman" w:hAnsi="Times New Roman"/>
                <w:color w:val="000000"/>
                <w:sz w:val="16"/>
                <w:szCs w:val="16"/>
              </w:rPr>
              <w:t>Supports annual or multi-season time blocks</w:t>
            </w:r>
          </w:p>
        </w:tc>
      </w:tr>
      <w:tr w:rsidR="000D68C7" w:rsidRPr="00AA1239" w14:paraId="247129A2"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9E1655D" w14:textId="4FFF0389"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Spatial Structure</w:t>
            </w:r>
          </w:p>
        </w:tc>
        <w:tc>
          <w:tcPr>
            <w:tcW w:w="3931" w:type="pct"/>
          </w:tcPr>
          <w:p w14:paraId="66FA7BD2" w14:textId="469F8FD5" w:rsidR="000D68C7" w:rsidRPr="00AA1239" w:rsidRDefault="000D68C7" w:rsidP="003C40D2">
            <w:pPr>
              <w:pStyle w:val="Compact"/>
              <w:rPr>
                <w:rFonts w:ascii="Times New Roman" w:hAnsi="Times New Roman"/>
                <w:sz w:val="16"/>
                <w:szCs w:val="16"/>
              </w:rPr>
            </w:pPr>
            <w:r w:rsidRPr="00AA1239">
              <w:rPr>
                <w:rFonts w:ascii="Times New Roman" w:hAnsi="Times New Roman"/>
                <w:color w:val="000000"/>
                <w:sz w:val="16"/>
                <w:szCs w:val="16"/>
              </w:rPr>
              <w:t>Supports multiple spatial regions within the model domain.</w:t>
            </w:r>
          </w:p>
        </w:tc>
      </w:tr>
      <w:tr w:rsidR="000D68C7" w:rsidRPr="00AA1239" w14:paraId="4671E3C0" w14:textId="77777777" w:rsidTr="00550993">
        <w:tblPrEx>
          <w:jc w:val="left"/>
        </w:tblPrEx>
        <w:tc>
          <w:tcPr>
            <w:tcW w:w="1069" w:type="pct"/>
          </w:tcPr>
          <w:p w14:paraId="24570458" w14:textId="6ED8D223"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Population Structure</w:t>
            </w:r>
          </w:p>
        </w:tc>
        <w:tc>
          <w:tcPr>
            <w:tcW w:w="3931" w:type="pct"/>
          </w:tcPr>
          <w:p w14:paraId="394E6B4D" w14:textId="5E34428F" w:rsidR="000D68C7" w:rsidRPr="00AA1239" w:rsidRDefault="000D68C7" w:rsidP="003C40D2">
            <w:pPr>
              <w:pStyle w:val="Compact"/>
              <w:rPr>
                <w:rFonts w:ascii="Times New Roman" w:hAnsi="Times New Roman"/>
                <w:sz w:val="16"/>
                <w:szCs w:val="16"/>
              </w:rPr>
            </w:pPr>
            <w:r w:rsidRPr="00AA1239">
              <w:rPr>
                <w:rFonts w:ascii="Times New Roman" w:hAnsi="Times New Roman"/>
                <w:color w:val="000000"/>
                <w:sz w:val="16"/>
                <w:szCs w:val="16"/>
              </w:rPr>
              <w:t>Supports panmictic population, panmictic population with spatial heterogeneity, natal-homing, and metapopulation configurations.</w:t>
            </w:r>
          </w:p>
        </w:tc>
      </w:tr>
      <w:tr w:rsidR="000D68C7" w:rsidRPr="00AA1239" w14:paraId="06C7A09E"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1A3B1B50" w14:textId="2AAB803D" w:rsidR="000D68C7" w:rsidRPr="00AA1239" w:rsidRDefault="00A470BE" w:rsidP="000D68C7">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Demographics</w:t>
            </w:r>
          </w:p>
        </w:tc>
        <w:tc>
          <w:tcPr>
            <w:tcW w:w="3931" w:type="pct"/>
          </w:tcPr>
          <w:p w14:paraId="68938861" w14:textId="129017EC" w:rsidR="000D68C7" w:rsidRPr="00AA1239" w:rsidRDefault="000D68C7" w:rsidP="000D68C7">
            <w:pPr>
              <w:pStyle w:val="Compact"/>
              <w:rPr>
                <w:rFonts w:ascii="Times New Roman" w:hAnsi="Times New Roman"/>
                <w:sz w:val="16"/>
                <w:szCs w:val="16"/>
              </w:rPr>
            </w:pPr>
            <w:r w:rsidRPr="00AA1239">
              <w:rPr>
                <w:rFonts w:ascii="Times New Roman" w:hAnsi="Times New Roman"/>
                <w:color w:val="000000"/>
                <w:sz w:val="16"/>
                <w:szCs w:val="16"/>
              </w:rPr>
              <w:t>Supports flexible life-history traits (growth, maturity, weight, natural mortality, lifespan)</w:t>
            </w:r>
          </w:p>
        </w:tc>
      </w:tr>
      <w:tr w:rsidR="000D68C7" w:rsidRPr="00AA1239" w14:paraId="4F595AA4" w14:textId="77777777" w:rsidTr="00550993">
        <w:tblPrEx>
          <w:jc w:val="left"/>
        </w:tblPrEx>
        <w:tc>
          <w:tcPr>
            <w:tcW w:w="1069" w:type="pct"/>
          </w:tcPr>
          <w:p w14:paraId="33697F27" w14:textId="1E2E1EE7"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0D68C7" w:rsidRPr="00AA1239">
              <w:rPr>
                <w:rFonts w:ascii="Times New Roman" w:hAnsi="Times New Roman"/>
                <w:color w:val="000000"/>
                <w:sz w:val="16"/>
                <w:szCs w:val="16"/>
              </w:rPr>
              <w:t>Movement Dynamics</w:t>
            </w:r>
          </w:p>
        </w:tc>
        <w:tc>
          <w:tcPr>
            <w:tcW w:w="3931" w:type="pct"/>
          </w:tcPr>
          <w:p w14:paraId="713FC605" w14:textId="07B37397" w:rsidR="000D68C7" w:rsidRPr="00AA1239" w:rsidRDefault="00550993" w:rsidP="003C40D2">
            <w:pPr>
              <w:pStyle w:val="Compact"/>
              <w:rPr>
                <w:rFonts w:ascii="Times New Roman" w:hAnsi="Times New Roman"/>
                <w:sz w:val="16"/>
                <w:szCs w:val="16"/>
              </w:rPr>
            </w:pPr>
            <w:r w:rsidRPr="00AA1239">
              <w:rPr>
                <w:rFonts w:ascii="Times New Roman" w:hAnsi="Times New Roman"/>
                <w:color w:val="000000"/>
                <w:sz w:val="16"/>
                <w:szCs w:val="16"/>
              </w:rPr>
              <w:t>Supports flexible movement rates by population, region, age, and season, with optional directional trends.</w:t>
            </w:r>
          </w:p>
        </w:tc>
      </w:tr>
      <w:tr w:rsidR="00550993" w:rsidRPr="00AA1239" w14:paraId="5D6296A8"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0792B94E" w14:textId="6E5EC741" w:rsidR="00550993" w:rsidRPr="00AA1239" w:rsidRDefault="00A470BE" w:rsidP="00550993">
            <w:pPr>
              <w:pStyle w:val="Compact"/>
              <w:rPr>
                <w:rFonts w:ascii="Times New Roman" w:hAnsi="Times New Roman"/>
                <w:sz w:val="16"/>
                <w:szCs w:val="16"/>
              </w:rPr>
            </w:pPr>
            <w:r>
              <w:rPr>
                <w:rFonts w:ascii="Times New Roman" w:hAnsi="Times New Roman"/>
                <w:color w:val="000000"/>
                <w:sz w:val="16"/>
                <w:szCs w:val="16"/>
              </w:rPr>
              <w:t xml:space="preserve">   </w:t>
            </w:r>
            <w:r w:rsidR="00550993" w:rsidRPr="00AA1239">
              <w:rPr>
                <w:rFonts w:ascii="Times New Roman" w:hAnsi="Times New Roman"/>
                <w:color w:val="000000"/>
                <w:sz w:val="16"/>
                <w:szCs w:val="16"/>
              </w:rPr>
              <w:t>Fleet Dynamics</w:t>
            </w:r>
          </w:p>
        </w:tc>
        <w:tc>
          <w:tcPr>
            <w:tcW w:w="3931" w:type="pct"/>
          </w:tcPr>
          <w:p w14:paraId="22DB97FD" w14:textId="66557C6E" w:rsidR="00550993" w:rsidRPr="00AA1239" w:rsidRDefault="00550993" w:rsidP="00550993">
            <w:pPr>
              <w:pStyle w:val="Compact"/>
              <w:rPr>
                <w:rFonts w:ascii="Times New Roman" w:hAnsi="Times New Roman"/>
                <w:sz w:val="16"/>
                <w:szCs w:val="16"/>
              </w:rPr>
            </w:pPr>
            <w:r w:rsidRPr="00AA1239">
              <w:rPr>
                <w:rFonts w:ascii="Times New Roman" w:hAnsi="Times New Roman"/>
                <w:color w:val="000000"/>
                <w:sz w:val="16"/>
                <w:szCs w:val="16"/>
              </w:rPr>
              <w:t>Supports spatially structured fishing pressure across regions and fleets.</w:t>
            </w:r>
          </w:p>
        </w:tc>
      </w:tr>
      <w:tr w:rsidR="00550993" w:rsidRPr="00AA1239" w14:paraId="06F57931" w14:textId="77777777" w:rsidTr="00550993">
        <w:tblPrEx>
          <w:jc w:val="left"/>
        </w:tblPrEx>
        <w:tc>
          <w:tcPr>
            <w:tcW w:w="1069" w:type="pct"/>
          </w:tcPr>
          <w:p w14:paraId="31F7366C" w14:textId="2710C08C" w:rsidR="00550993" w:rsidRPr="00AA1239" w:rsidRDefault="00A470BE" w:rsidP="00550993">
            <w:pPr>
              <w:pStyle w:val="Compact"/>
              <w:rPr>
                <w:rFonts w:ascii="Times New Roman" w:hAnsi="Times New Roman"/>
                <w:sz w:val="16"/>
                <w:szCs w:val="16"/>
              </w:rPr>
            </w:pPr>
            <w:r>
              <w:rPr>
                <w:rFonts w:ascii="Times New Roman" w:hAnsi="Times New Roman"/>
                <w:sz w:val="16"/>
                <w:szCs w:val="16"/>
              </w:rPr>
              <w:t xml:space="preserve">    </w:t>
            </w:r>
            <w:r w:rsidR="00550993" w:rsidRPr="00AA1239">
              <w:rPr>
                <w:rFonts w:ascii="Times New Roman" w:hAnsi="Times New Roman"/>
                <w:sz w:val="16"/>
                <w:szCs w:val="16"/>
              </w:rPr>
              <w:t>Random Effects</w:t>
            </w:r>
          </w:p>
        </w:tc>
        <w:tc>
          <w:tcPr>
            <w:tcW w:w="3931" w:type="pct"/>
          </w:tcPr>
          <w:p w14:paraId="73EF95D6" w14:textId="1F50A219" w:rsidR="00550993" w:rsidRPr="00AA1239" w:rsidRDefault="00550993" w:rsidP="00550993">
            <w:pPr>
              <w:pStyle w:val="Compact"/>
              <w:rPr>
                <w:rFonts w:ascii="Times New Roman" w:hAnsi="Times New Roman"/>
                <w:sz w:val="16"/>
                <w:szCs w:val="16"/>
              </w:rPr>
            </w:pPr>
            <w:r w:rsidRPr="00AA1239">
              <w:rPr>
                <w:rFonts w:ascii="Times New Roman" w:hAnsi="Times New Roman"/>
                <w:sz w:val="16"/>
                <w:szCs w:val="16"/>
              </w:rPr>
              <w:t>Supports random effects for recruitment, survival, selectivity, survey catchability, and natural mortality, and movement.</w:t>
            </w:r>
          </w:p>
        </w:tc>
      </w:tr>
      <w:tr w:rsidR="000D68C7" w:rsidRPr="00AA1239" w14:paraId="03FB49FF"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12370586" w14:textId="1A877A57" w:rsidR="000D68C7" w:rsidRPr="00AA1239" w:rsidRDefault="00A470BE" w:rsidP="003C40D2">
            <w:pPr>
              <w:pStyle w:val="Compact"/>
              <w:rPr>
                <w:rFonts w:ascii="Times New Roman" w:hAnsi="Times New Roman"/>
                <w:sz w:val="16"/>
                <w:szCs w:val="16"/>
              </w:rPr>
            </w:pPr>
            <w:r>
              <w:rPr>
                <w:rFonts w:ascii="Times New Roman" w:hAnsi="Times New Roman"/>
                <w:color w:val="000000"/>
                <w:sz w:val="16"/>
                <w:szCs w:val="16"/>
              </w:rPr>
              <w:t xml:space="preserve">    </w:t>
            </w:r>
            <w:r w:rsidR="00550993" w:rsidRPr="00AA1239">
              <w:rPr>
                <w:rFonts w:ascii="Times New Roman" w:hAnsi="Times New Roman"/>
                <w:color w:val="000000"/>
                <w:sz w:val="16"/>
                <w:szCs w:val="16"/>
              </w:rPr>
              <w:t>Environmental Covariates</w:t>
            </w:r>
          </w:p>
        </w:tc>
        <w:tc>
          <w:tcPr>
            <w:tcW w:w="3931" w:type="pct"/>
          </w:tcPr>
          <w:p w14:paraId="63DBAC69" w14:textId="464292FE" w:rsidR="000D68C7" w:rsidRPr="00AA1239" w:rsidRDefault="00550993" w:rsidP="003C40D2">
            <w:pPr>
              <w:pStyle w:val="Compact"/>
              <w:rPr>
                <w:rFonts w:ascii="Times New Roman" w:hAnsi="Times New Roman"/>
                <w:sz w:val="16"/>
                <w:szCs w:val="16"/>
              </w:rPr>
            </w:pPr>
            <w:r w:rsidRPr="00AA1239">
              <w:rPr>
                <w:rFonts w:ascii="Times New Roman" w:hAnsi="Times New Roman"/>
                <w:color w:val="000000"/>
                <w:sz w:val="16"/>
                <w:szCs w:val="16"/>
              </w:rPr>
              <w:t>Supports linking environmental drivers to processes.</w:t>
            </w:r>
          </w:p>
        </w:tc>
      </w:tr>
      <w:tr w:rsidR="00BD35CF" w:rsidRPr="00AA1239" w14:paraId="701D9CEA" w14:textId="77777777" w:rsidTr="00550993">
        <w:tblPrEx>
          <w:jc w:val="left"/>
        </w:tblPrEx>
        <w:tc>
          <w:tcPr>
            <w:tcW w:w="1069" w:type="pct"/>
          </w:tcPr>
          <w:p w14:paraId="5A5264D9" w14:textId="1E7B5FAB"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Observation Model</w:t>
            </w:r>
          </w:p>
        </w:tc>
        <w:tc>
          <w:tcPr>
            <w:tcW w:w="3931" w:type="pct"/>
          </w:tcPr>
          <w:p w14:paraId="25F3AEED" w14:textId="0DF236CA"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Module responsible for generating pseudo-observational data.</w:t>
            </w:r>
          </w:p>
        </w:tc>
      </w:tr>
      <w:tr w:rsidR="00B62F52" w:rsidRPr="00AA1239" w14:paraId="01D3910B"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B19B352" w14:textId="6D309EB9"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Data Type</w:t>
            </w:r>
          </w:p>
        </w:tc>
        <w:tc>
          <w:tcPr>
            <w:tcW w:w="3931" w:type="pct"/>
          </w:tcPr>
          <w:p w14:paraId="6401236F" w14:textId="4C1843E7"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annual total catch or survey indices (biomass or abundance) and age compositional data.</w:t>
            </w:r>
          </w:p>
        </w:tc>
      </w:tr>
      <w:tr w:rsidR="00BD35CF" w:rsidRPr="00AA1239" w14:paraId="2724E255" w14:textId="77777777" w:rsidTr="00550993">
        <w:tblPrEx>
          <w:jc w:val="left"/>
        </w:tblPrEx>
        <w:tc>
          <w:tcPr>
            <w:tcW w:w="1069" w:type="pct"/>
          </w:tcPr>
          <w:p w14:paraId="2C6FF324" w14:textId="17790EE0"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Observation Error</w:t>
            </w:r>
          </w:p>
        </w:tc>
        <w:tc>
          <w:tcPr>
            <w:tcW w:w="3931" w:type="pct"/>
          </w:tcPr>
          <w:p w14:paraId="5DCF82FF" w14:textId="1B6D0CBA"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user-specified coefficient of variation for aggregate data and effective sample size for age composition data.</w:t>
            </w:r>
          </w:p>
        </w:tc>
      </w:tr>
      <w:tr w:rsidR="00BD35CF" w:rsidRPr="00AA1239" w14:paraId="562D605B"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D0B9C69" w14:textId="00B60764"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Age Compositional Likelihoods </w:t>
            </w:r>
          </w:p>
        </w:tc>
        <w:tc>
          <w:tcPr>
            <w:tcW w:w="3931" w:type="pct"/>
          </w:tcPr>
          <w:p w14:paraId="517C5790" w14:textId="3D952820"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likelihoods including count‑based options (e.g., multinomial, Dirichlet–multinomial) and proportion‑based options (e.g., Dirichlet, logistic‑normal).</w:t>
            </w:r>
          </w:p>
        </w:tc>
      </w:tr>
      <w:tr w:rsidR="00BD35CF" w:rsidRPr="00AA1239" w14:paraId="27DD7BCD" w14:textId="77777777" w:rsidTr="00550993">
        <w:tblPrEx>
          <w:jc w:val="left"/>
        </w:tblPrEx>
        <w:tc>
          <w:tcPr>
            <w:tcW w:w="1069" w:type="pct"/>
          </w:tcPr>
          <w:p w14:paraId="1B45CD13" w14:textId="1D5FA179"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Data Collection and Processing</w:t>
            </w:r>
          </w:p>
        </w:tc>
        <w:tc>
          <w:tcPr>
            <w:tcW w:w="3931" w:type="pct"/>
          </w:tcPr>
          <w:p w14:paraId="5FD92140" w14:textId="78C25820"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Module </w:t>
            </w:r>
            <w:proofErr w:type="gramStart"/>
            <w:r w:rsidRPr="00AA1239">
              <w:rPr>
                <w:rFonts w:ascii="Times New Roman" w:hAnsi="Times New Roman"/>
                <w:sz w:val="16"/>
                <w:szCs w:val="16"/>
              </w:rPr>
              <w:t>responsible</w:t>
            </w:r>
            <w:proofErr w:type="gramEnd"/>
            <w:r w:rsidRPr="00AA1239">
              <w:rPr>
                <w:rFonts w:ascii="Times New Roman" w:hAnsi="Times New Roman"/>
                <w:sz w:val="16"/>
                <w:szCs w:val="16"/>
              </w:rPr>
              <w:t xml:space="preserve"> for aggregating, filtering, and processing observational data for input to the assessment model.</w:t>
            </w:r>
          </w:p>
        </w:tc>
      </w:tr>
      <w:tr w:rsidR="00BD35CF" w:rsidRPr="00AA1239" w14:paraId="7BADD4D4"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76C06500" w14:textId="52BBB42B"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Data Time Series</w:t>
            </w:r>
          </w:p>
        </w:tc>
        <w:tc>
          <w:tcPr>
            <w:tcW w:w="3931" w:type="pct"/>
          </w:tcPr>
          <w:p w14:paraId="4DEF982D" w14:textId="05FBA8B8"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Defines the length of the observation time series used in the assessment.</w:t>
            </w:r>
          </w:p>
        </w:tc>
      </w:tr>
      <w:tr w:rsidR="00BD35CF" w:rsidRPr="00AA1239" w14:paraId="183CF294" w14:textId="77777777" w:rsidTr="00550993">
        <w:tblPrEx>
          <w:jc w:val="left"/>
        </w:tblPrEx>
        <w:tc>
          <w:tcPr>
            <w:tcW w:w="1069" w:type="pct"/>
          </w:tcPr>
          <w:p w14:paraId="3B8D25A4" w14:textId="22845F2E"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Data Aggregation</w:t>
            </w:r>
          </w:p>
        </w:tc>
        <w:tc>
          <w:tcPr>
            <w:tcW w:w="3931" w:type="pct"/>
          </w:tcPr>
          <w:p w14:paraId="30E9E683" w14:textId="4B44345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aggregation (across regions) of catch and survey data (including composition data) for the assessment.</w:t>
            </w:r>
          </w:p>
        </w:tc>
      </w:tr>
      <w:tr w:rsidR="00BD35CF" w:rsidRPr="00AA1239" w14:paraId="0BDF64E2"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813ABF5" w14:textId="1299A6A9"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Survey Inclusion/Exclusion</w:t>
            </w:r>
          </w:p>
        </w:tc>
        <w:tc>
          <w:tcPr>
            <w:tcW w:w="3931" w:type="pct"/>
          </w:tcPr>
          <w:p w14:paraId="35B8C161" w14:textId="2B9B50D3"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Supports inclusion or exclusion of specific survey data from the assessment model.</w:t>
            </w:r>
          </w:p>
        </w:tc>
      </w:tr>
      <w:tr w:rsidR="00BD35CF" w:rsidRPr="00AA1239" w14:paraId="037495B8" w14:textId="77777777" w:rsidTr="00550993">
        <w:tblPrEx>
          <w:jc w:val="left"/>
        </w:tblPrEx>
        <w:tc>
          <w:tcPr>
            <w:tcW w:w="1069" w:type="pct"/>
          </w:tcPr>
          <w:p w14:paraId="1F75C6EC" w14:textId="602FA1F1"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Region Reduction</w:t>
            </w:r>
          </w:p>
        </w:tc>
        <w:tc>
          <w:tcPr>
            <w:tcW w:w="3931" w:type="pct"/>
          </w:tcPr>
          <w:p w14:paraId="045D1ED5" w14:textId="6F03A9B3" w:rsidR="00BD35CF" w:rsidRPr="00AA1239" w:rsidRDefault="00BD35CF" w:rsidP="00BD35CF">
            <w:pPr>
              <w:pStyle w:val="Compact"/>
              <w:rPr>
                <w:rFonts w:ascii="Times New Roman" w:hAnsi="Times New Roman"/>
                <w:sz w:val="16"/>
                <w:szCs w:val="16"/>
              </w:rPr>
            </w:pPr>
            <w:r w:rsidRPr="00AA1239">
              <w:rPr>
                <w:rFonts w:ascii="Times New Roman" w:hAnsi="Times New Roman"/>
                <w:color w:val="000000"/>
                <w:sz w:val="16"/>
                <w:szCs w:val="16"/>
              </w:rPr>
              <w:t>Supports inclusion or exclusion of regions from the assessment model.</w:t>
            </w:r>
          </w:p>
        </w:tc>
      </w:tr>
      <w:tr w:rsidR="00BD35CF" w:rsidRPr="00AA1239" w14:paraId="3A9BC151"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0B322891" w14:textId="665C47D2"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Estimation Model</w:t>
            </w:r>
          </w:p>
        </w:tc>
        <w:tc>
          <w:tcPr>
            <w:tcW w:w="3931" w:type="pct"/>
          </w:tcPr>
          <w:p w14:paraId="1E4AE765" w14:textId="7D3C42D0"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Model that estimates population status based on fitting observational data.</w:t>
            </w:r>
          </w:p>
        </w:tc>
      </w:tr>
      <w:tr w:rsidR="00BD35CF" w:rsidRPr="00AA1239" w14:paraId="077F35B4" w14:textId="77777777" w:rsidTr="00550993">
        <w:tblPrEx>
          <w:jc w:val="left"/>
        </w:tblPrEx>
        <w:tc>
          <w:tcPr>
            <w:tcW w:w="1069" w:type="pct"/>
          </w:tcPr>
          <w:p w14:paraId="7456FE8A" w14:textId="1881D7D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Assessment Model Structure</w:t>
            </w:r>
          </w:p>
        </w:tc>
        <w:tc>
          <w:tcPr>
            <w:tcW w:w="3931" w:type="pct"/>
          </w:tcPr>
          <w:p w14:paraId="486FE3B3" w14:textId="7A1A8ED3"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color w:val="000000"/>
                <w:sz w:val="16"/>
                <w:szCs w:val="16"/>
              </w:rPr>
              <w:t xml:space="preserve">Supports the full range of spatial and population structures (PAN, FAA, SEP, </w:t>
            </w:r>
            <w:proofErr w:type="spellStart"/>
            <w:r w:rsidRPr="00AA1239">
              <w:rPr>
                <w:rFonts w:ascii="Times New Roman" w:hAnsi="Times New Roman"/>
                <w:color w:val="000000"/>
                <w:sz w:val="16"/>
                <w:szCs w:val="16"/>
              </w:rPr>
              <w:t>SpD</w:t>
            </w:r>
            <w:proofErr w:type="spellEnd"/>
            <w:r w:rsidRPr="00AA1239">
              <w:rPr>
                <w:rFonts w:ascii="Times New Roman" w:hAnsi="Times New Roman"/>
                <w:color w:val="000000"/>
                <w:sz w:val="16"/>
                <w:szCs w:val="16"/>
              </w:rPr>
              <w:t>, SpE)</w:t>
            </w:r>
            <w:r w:rsidR="00743B7F" w:rsidRPr="00AA1239">
              <w:rPr>
                <w:rFonts w:ascii="Times New Roman" w:hAnsi="Times New Roman"/>
                <w:color w:val="000000"/>
                <w:sz w:val="16"/>
                <w:szCs w:val="16"/>
              </w:rPr>
              <w:t>, including corresponding movement configurations</w:t>
            </w:r>
            <w:r w:rsidRPr="00AA1239">
              <w:rPr>
                <w:rFonts w:ascii="Times New Roman" w:hAnsi="Times New Roman"/>
                <w:color w:val="000000"/>
                <w:sz w:val="16"/>
                <w:szCs w:val="16"/>
              </w:rPr>
              <w:t>.</w:t>
            </w:r>
          </w:p>
        </w:tc>
      </w:tr>
      <w:tr w:rsidR="00BD35CF" w:rsidRPr="00AA1239" w14:paraId="79026450"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A5D6543" w14:textId="5B8F186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Observation Error</w:t>
            </w:r>
          </w:p>
        </w:tc>
        <w:tc>
          <w:tcPr>
            <w:tcW w:w="3931" w:type="pct"/>
          </w:tcPr>
          <w:p w14:paraId="2C028DB0" w14:textId="3C6706F8"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user-specified coefficient of variation for aggregate data and effective sample size for age composition data.</w:t>
            </w:r>
          </w:p>
        </w:tc>
      </w:tr>
      <w:tr w:rsidR="00BD35CF" w:rsidRPr="00AA1239" w14:paraId="2A7E3ED5" w14:textId="77777777" w:rsidTr="00550993">
        <w:tblPrEx>
          <w:jc w:val="left"/>
        </w:tblPrEx>
        <w:tc>
          <w:tcPr>
            <w:tcW w:w="1069" w:type="pct"/>
          </w:tcPr>
          <w:p w14:paraId="674FD7EE" w14:textId="5783281E"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Age Compositional Likelihoods </w:t>
            </w:r>
          </w:p>
        </w:tc>
        <w:tc>
          <w:tcPr>
            <w:tcW w:w="3931" w:type="pct"/>
          </w:tcPr>
          <w:p w14:paraId="7D1BB1BB" w14:textId="5DA6E070"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likelihoods including count‑based options (e.g., multinomial, Dirichlet–multinomial) and proportion‑based options (e.g., Dirichlet, logistic‑normal).</w:t>
            </w:r>
          </w:p>
        </w:tc>
      </w:tr>
      <w:tr w:rsidR="00BD35CF" w:rsidRPr="00AA1239" w14:paraId="6EFD3770"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AE8FFB5" w14:textId="628232A4"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Random Effects</w:t>
            </w:r>
          </w:p>
        </w:tc>
        <w:tc>
          <w:tcPr>
            <w:tcW w:w="3931" w:type="pct"/>
          </w:tcPr>
          <w:p w14:paraId="17A6A463" w14:textId="37DD95D8"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random effects for recruitment, survival, selectivity, survey catchability, natural mortality, and movement.</w:t>
            </w:r>
          </w:p>
        </w:tc>
      </w:tr>
      <w:tr w:rsidR="00BD35CF" w:rsidRPr="00AA1239" w14:paraId="7AD9D00B" w14:textId="77777777" w:rsidTr="00550993">
        <w:tblPrEx>
          <w:jc w:val="left"/>
        </w:tblPrEx>
        <w:tc>
          <w:tcPr>
            <w:tcW w:w="1069" w:type="pct"/>
          </w:tcPr>
          <w:p w14:paraId="4FB5DA1D" w14:textId="4585D2A6" w:rsidR="00BD35CF" w:rsidRPr="00AA1239" w:rsidRDefault="00627EA4" w:rsidP="00BD35CF">
            <w:pPr>
              <w:pStyle w:val="Compact"/>
              <w:rPr>
                <w:rFonts w:ascii="Times New Roman" w:hAnsi="Times New Roman"/>
                <w:sz w:val="16"/>
                <w:szCs w:val="16"/>
              </w:rPr>
            </w:pPr>
            <w:r>
              <w:rPr>
                <w:rFonts w:ascii="Times New Roman" w:hAnsi="Times New Roman"/>
                <w:color w:val="000000"/>
                <w:sz w:val="16"/>
                <w:szCs w:val="16"/>
              </w:rPr>
              <w:t xml:space="preserve">    </w:t>
            </w:r>
            <w:r w:rsidR="00BD35CF" w:rsidRPr="00AA1239">
              <w:rPr>
                <w:rFonts w:ascii="Times New Roman" w:hAnsi="Times New Roman"/>
                <w:color w:val="000000"/>
                <w:sz w:val="16"/>
                <w:szCs w:val="16"/>
              </w:rPr>
              <w:t>Environmental Covariates</w:t>
            </w:r>
          </w:p>
        </w:tc>
        <w:tc>
          <w:tcPr>
            <w:tcW w:w="3931" w:type="pct"/>
          </w:tcPr>
          <w:p w14:paraId="0E7D6008" w14:textId="39EDABFE" w:rsidR="00BD35CF" w:rsidRPr="00AA1239" w:rsidRDefault="00BD35CF" w:rsidP="00BD35CF">
            <w:pPr>
              <w:pStyle w:val="Compact"/>
              <w:rPr>
                <w:rFonts w:ascii="Times New Roman" w:hAnsi="Times New Roman"/>
                <w:sz w:val="16"/>
                <w:szCs w:val="16"/>
              </w:rPr>
            </w:pPr>
            <w:r w:rsidRPr="00AA1239">
              <w:rPr>
                <w:rFonts w:ascii="Times New Roman" w:hAnsi="Times New Roman"/>
                <w:color w:val="000000"/>
                <w:sz w:val="16"/>
                <w:szCs w:val="16"/>
              </w:rPr>
              <w:t>Supports linking environmental drivers to processes.</w:t>
            </w:r>
          </w:p>
        </w:tc>
      </w:tr>
      <w:tr w:rsidR="00BD35CF" w:rsidRPr="00AA1239" w14:paraId="5A26FBF2"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5C75CBC8" w14:textId="0EE18507" w:rsidR="00BD35CF" w:rsidRPr="00AA1239" w:rsidRDefault="00BD35CF" w:rsidP="00BD35CF">
            <w:pPr>
              <w:pStyle w:val="Compact"/>
              <w:rPr>
                <w:rFonts w:ascii="Times New Roman" w:hAnsi="Times New Roman"/>
                <w:sz w:val="16"/>
                <w:szCs w:val="16"/>
              </w:rPr>
            </w:pPr>
            <w:r w:rsidRPr="00AA1239">
              <w:rPr>
                <w:rFonts w:ascii="Times New Roman" w:hAnsi="Times New Roman"/>
                <w:b/>
                <w:i/>
                <w:sz w:val="16"/>
                <w:szCs w:val="16"/>
              </w:rPr>
              <w:t>MSE Feedback Loop</w:t>
            </w:r>
          </w:p>
        </w:tc>
        <w:tc>
          <w:tcPr>
            <w:tcW w:w="3931" w:type="pct"/>
          </w:tcPr>
          <w:p w14:paraId="2E1797CA" w14:textId="7CB921CD"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Module that governs the closed-loop simulation process, including assessment frequency, quota setting, population projections, and evaluation of management strategy performance.</w:t>
            </w:r>
          </w:p>
        </w:tc>
      </w:tr>
      <w:tr w:rsidR="00BD35CF" w:rsidRPr="00AA1239" w14:paraId="6292F880" w14:textId="77777777" w:rsidTr="00550993">
        <w:tblPrEx>
          <w:jc w:val="left"/>
        </w:tblPrEx>
        <w:tc>
          <w:tcPr>
            <w:tcW w:w="1069" w:type="pct"/>
          </w:tcPr>
          <w:p w14:paraId="05A27076" w14:textId="6552A184"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Feedback Period</w:t>
            </w:r>
          </w:p>
        </w:tc>
        <w:tc>
          <w:tcPr>
            <w:tcW w:w="3931" w:type="pct"/>
          </w:tcPr>
          <w:p w14:paraId="43C11D6F" w14:textId="2E0B424F"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Defines the number of years for the feedback period during which the full management procedure is implemented and simulated.</w:t>
            </w:r>
          </w:p>
        </w:tc>
      </w:tr>
      <w:tr w:rsidR="00BD35CF" w:rsidRPr="00AA1239" w14:paraId="1F6A0B5E"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3CE6DFB8" w14:textId="00FBA61F"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Assessment Frequency</w:t>
            </w:r>
          </w:p>
        </w:tc>
        <w:tc>
          <w:tcPr>
            <w:tcW w:w="3931" w:type="pct"/>
          </w:tcPr>
          <w:p w14:paraId="00217AA0" w14:textId="5120A96F"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Defines how often assessments occur in the feedback period.</w:t>
            </w:r>
          </w:p>
        </w:tc>
      </w:tr>
      <w:tr w:rsidR="00BD35CF" w:rsidRPr="00AA1239" w14:paraId="54377D61" w14:textId="77777777" w:rsidTr="00550993">
        <w:tblPrEx>
          <w:jc w:val="left"/>
        </w:tblPrEx>
        <w:tc>
          <w:tcPr>
            <w:tcW w:w="1069" w:type="pct"/>
          </w:tcPr>
          <w:p w14:paraId="6168715D" w14:textId="6D10EDAD"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lastRenderedPageBreak/>
              <w:t xml:space="preserve">    Biological Reference Points</w:t>
            </w:r>
          </w:p>
        </w:tc>
        <w:tc>
          <w:tcPr>
            <w:tcW w:w="3931" w:type="pct"/>
          </w:tcPr>
          <w:p w14:paraId="7ED1DDD0" w14:textId="3D7AEFCC"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Supports flexible weighting schemes for calculating biological reference points.</w:t>
            </w:r>
          </w:p>
        </w:tc>
      </w:tr>
      <w:tr w:rsidR="00BD35CF" w:rsidRPr="00AA1239" w14:paraId="18430127"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06563E27" w14:textId="304E38CE"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Harvest Control Rules</w:t>
            </w:r>
          </w:p>
        </w:tc>
        <w:tc>
          <w:tcPr>
            <w:tcW w:w="3931" w:type="pct"/>
          </w:tcPr>
          <w:p w14:paraId="359B0CB3" w14:textId="6234720A"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 xml:space="preserve">Supports </w:t>
            </w:r>
            <w:r w:rsidR="00B0323E">
              <w:rPr>
                <w:rFonts w:ascii="Times New Roman" w:hAnsi="Times New Roman"/>
                <w:sz w:val="16"/>
                <w:szCs w:val="16"/>
              </w:rPr>
              <w:t>different</w:t>
            </w:r>
            <w:r w:rsidRPr="00AA1239">
              <w:rPr>
                <w:rFonts w:ascii="Times New Roman" w:hAnsi="Times New Roman"/>
                <w:sz w:val="16"/>
                <w:szCs w:val="16"/>
              </w:rPr>
              <w:t xml:space="preserve"> harvest control rules</w:t>
            </w:r>
            <w:r w:rsidR="004355E3">
              <w:rPr>
                <w:rFonts w:ascii="Times New Roman" w:hAnsi="Times New Roman"/>
                <w:sz w:val="16"/>
                <w:szCs w:val="16"/>
              </w:rPr>
              <w:t>, including</w:t>
            </w:r>
            <w:r w:rsidR="00ED388F">
              <w:rPr>
                <w:rFonts w:ascii="Times New Roman" w:hAnsi="Times New Roman"/>
                <w:sz w:val="16"/>
                <w:szCs w:val="16"/>
              </w:rPr>
              <w:t xml:space="preserve"> </w:t>
            </w:r>
            <w:r w:rsidR="00ED388F" w:rsidRPr="00ED388F">
              <w:rPr>
                <w:rFonts w:ascii="Times New Roman" w:hAnsi="Times New Roman"/>
                <w:sz w:val="16"/>
                <w:szCs w:val="16"/>
              </w:rPr>
              <w:t xml:space="preserve">constant </w:t>
            </w:r>
            <w:r w:rsidR="00ED388F" w:rsidRPr="00D63AED">
              <w:rPr>
                <w:rFonts w:ascii="Times New Roman" w:hAnsi="Times New Roman"/>
                <w:i/>
                <w:iCs/>
                <w:sz w:val="16"/>
                <w:szCs w:val="16"/>
              </w:rPr>
              <w:t>F</w:t>
            </w:r>
            <w:r w:rsidR="00ED388F" w:rsidRPr="00ED388F">
              <w:rPr>
                <w:rFonts w:ascii="Times New Roman" w:hAnsi="Times New Roman"/>
                <w:sz w:val="16"/>
                <w:szCs w:val="16"/>
              </w:rPr>
              <w:t xml:space="preserve"> or catch</w:t>
            </w:r>
            <w:r w:rsidR="00ED388F">
              <w:rPr>
                <w:rFonts w:ascii="Times New Roman" w:hAnsi="Times New Roman"/>
                <w:sz w:val="16"/>
                <w:szCs w:val="16"/>
              </w:rPr>
              <w:t xml:space="preserve">, </w:t>
            </w:r>
            <w:r w:rsidR="00DA33DD" w:rsidRPr="00DA33DD">
              <w:rPr>
                <w:rFonts w:ascii="Times New Roman" w:hAnsi="Times New Roman"/>
                <w:sz w:val="16"/>
                <w:szCs w:val="16"/>
              </w:rPr>
              <w:t xml:space="preserve">threshold or sloped </w:t>
            </w:r>
            <w:r w:rsidR="00D63AED">
              <w:rPr>
                <w:rFonts w:ascii="Times New Roman" w:hAnsi="Times New Roman"/>
                <w:sz w:val="16"/>
                <w:szCs w:val="16"/>
              </w:rPr>
              <w:t>rules</w:t>
            </w:r>
            <w:r w:rsidR="004A18CF">
              <w:rPr>
                <w:rFonts w:ascii="Times New Roman" w:hAnsi="Times New Roman"/>
                <w:sz w:val="16"/>
                <w:szCs w:val="16"/>
              </w:rPr>
              <w:t>,</w:t>
            </w:r>
            <w:r w:rsidR="00C81289">
              <w:rPr>
                <w:rFonts w:ascii="Times New Roman" w:hAnsi="Times New Roman"/>
                <w:sz w:val="16"/>
                <w:szCs w:val="16"/>
              </w:rPr>
              <w:t xml:space="preserve"> </w:t>
            </w:r>
            <w:r w:rsidR="00C81289" w:rsidRPr="00D63AED">
              <w:rPr>
                <w:rStyle w:val="relative"/>
                <w:rFonts w:ascii="Times New Roman" w:hAnsi="Times New Roman"/>
                <w:i/>
                <w:iCs/>
                <w:color w:val="000000"/>
                <w:sz w:val="16"/>
                <w:szCs w:val="16"/>
              </w:rPr>
              <w:t xml:space="preserve">F </w:t>
            </w:r>
            <w:r w:rsidR="00C81289" w:rsidRPr="00AA1239">
              <w:rPr>
                <w:rStyle w:val="relative"/>
                <w:rFonts w:ascii="Times New Roman" w:hAnsi="Times New Roman"/>
                <w:color w:val="000000"/>
                <w:sz w:val="16"/>
                <w:szCs w:val="16"/>
              </w:rPr>
              <w:t xml:space="preserve">at X% SPR or X% </w:t>
            </w:r>
            <w:r w:rsidR="00C81289" w:rsidRPr="00AA1239">
              <w:rPr>
                <w:rStyle w:val="relative"/>
                <w:rFonts w:ascii="Times New Roman" w:hAnsi="Times New Roman"/>
                <w:i/>
                <w:iCs/>
                <w:color w:val="000000"/>
                <w:sz w:val="16"/>
                <w:szCs w:val="16"/>
              </w:rPr>
              <w:t>F</w:t>
            </w:r>
            <w:r w:rsidR="00D63AED" w:rsidRPr="00D63AED">
              <w:rPr>
                <w:rStyle w:val="relative"/>
                <w:rFonts w:ascii="Times New Roman" w:hAnsi="Times New Roman"/>
                <w:i/>
                <w:iCs/>
                <w:color w:val="000000"/>
                <w:sz w:val="16"/>
                <w:szCs w:val="16"/>
                <w:vertAlign w:val="subscript"/>
              </w:rPr>
              <w:t>MSY</w:t>
            </w:r>
          </w:p>
        </w:tc>
      </w:tr>
      <w:tr w:rsidR="00BD35CF" w:rsidRPr="00AA1239" w14:paraId="6DD65FE8" w14:textId="77777777" w:rsidTr="00550993">
        <w:tblPrEx>
          <w:jc w:val="left"/>
        </w:tblPrEx>
        <w:tc>
          <w:tcPr>
            <w:tcW w:w="1069" w:type="pct"/>
          </w:tcPr>
          <w:p w14:paraId="17A93703" w14:textId="6B7C75A1"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Catch Projections</w:t>
            </w:r>
          </w:p>
        </w:tc>
        <w:tc>
          <w:tcPr>
            <w:tcW w:w="3931" w:type="pct"/>
          </w:tcPr>
          <w:p w14:paraId="51B02709" w14:textId="33EFFC7B" w:rsidR="00BD35CF" w:rsidRPr="00AA1239" w:rsidRDefault="001B0726" w:rsidP="00BD35CF">
            <w:pPr>
              <w:pStyle w:val="Compact"/>
              <w:rPr>
                <w:rFonts w:ascii="Times New Roman" w:hAnsi="Times New Roman"/>
                <w:color w:val="000000"/>
                <w:sz w:val="16"/>
                <w:szCs w:val="16"/>
              </w:rPr>
            </w:pPr>
            <w:r w:rsidRPr="00AA1239">
              <w:rPr>
                <w:rStyle w:val="relative"/>
                <w:rFonts w:ascii="Times New Roman" w:hAnsi="Times New Roman"/>
                <w:color w:val="000000"/>
                <w:sz w:val="16"/>
                <w:szCs w:val="16"/>
              </w:rPr>
              <w:t>Supports flexible projection options: terminal or average</w:t>
            </w:r>
            <w:r w:rsidRPr="00D63AED">
              <w:rPr>
                <w:rStyle w:val="relative"/>
                <w:rFonts w:ascii="Times New Roman" w:hAnsi="Times New Roman"/>
                <w:i/>
                <w:iCs/>
                <w:color w:val="000000"/>
                <w:sz w:val="16"/>
                <w:szCs w:val="16"/>
              </w:rPr>
              <w:t xml:space="preserve"> F</w:t>
            </w:r>
            <w:r w:rsidRPr="00AA1239">
              <w:rPr>
                <w:rStyle w:val="relative"/>
                <w:rFonts w:ascii="Times New Roman" w:hAnsi="Times New Roman"/>
                <w:color w:val="000000"/>
                <w:sz w:val="16"/>
                <w:szCs w:val="16"/>
              </w:rPr>
              <w:t xml:space="preserve"> over</w:t>
            </w:r>
            <w:r w:rsidRPr="00AA1239">
              <w:rPr>
                <w:rStyle w:val="apple-converted-space"/>
                <w:rFonts w:ascii="Times New Roman" w:hAnsi="Times New Roman"/>
                <w:color w:val="000000"/>
                <w:sz w:val="16"/>
                <w:szCs w:val="16"/>
              </w:rPr>
              <w:t> </w:t>
            </w:r>
            <w:r w:rsidRPr="00AA1239">
              <w:rPr>
                <w:rStyle w:val="Emphasis"/>
                <w:rFonts w:ascii="Times New Roman" w:hAnsi="Times New Roman"/>
                <w:color w:val="000000"/>
                <w:sz w:val="16"/>
                <w:szCs w:val="16"/>
              </w:rPr>
              <w:t>n</w:t>
            </w:r>
            <w:r w:rsidRPr="00AA1239">
              <w:rPr>
                <w:rStyle w:val="apple-converted-space"/>
                <w:rFonts w:ascii="Times New Roman" w:hAnsi="Times New Roman"/>
                <w:color w:val="000000"/>
                <w:sz w:val="16"/>
                <w:szCs w:val="16"/>
              </w:rPr>
              <w:t> </w:t>
            </w:r>
            <w:r w:rsidRPr="00AA1239">
              <w:rPr>
                <w:rStyle w:val="relative"/>
                <w:rFonts w:ascii="Times New Roman" w:hAnsi="Times New Roman"/>
                <w:color w:val="000000"/>
                <w:sz w:val="16"/>
                <w:szCs w:val="16"/>
              </w:rPr>
              <w:t xml:space="preserve">years; </w:t>
            </w:r>
            <w:r w:rsidRPr="00DE70B4">
              <w:rPr>
                <w:rStyle w:val="relative"/>
                <w:rFonts w:ascii="Times New Roman" w:hAnsi="Times New Roman"/>
                <w:i/>
                <w:iCs/>
                <w:color w:val="000000"/>
                <w:sz w:val="16"/>
                <w:szCs w:val="16"/>
              </w:rPr>
              <w:t>F</w:t>
            </w:r>
            <w:r w:rsidRPr="00AA1239">
              <w:rPr>
                <w:rStyle w:val="relative"/>
                <w:rFonts w:ascii="Times New Roman" w:hAnsi="Times New Roman"/>
                <w:color w:val="000000"/>
                <w:sz w:val="16"/>
                <w:szCs w:val="16"/>
              </w:rPr>
              <w:t xml:space="preserve"> at X% SPR or X% </w:t>
            </w:r>
            <w:r w:rsidR="00D63AED" w:rsidRPr="00AA1239">
              <w:rPr>
                <w:rStyle w:val="relative"/>
                <w:rFonts w:ascii="Times New Roman" w:hAnsi="Times New Roman"/>
                <w:i/>
                <w:iCs/>
                <w:color w:val="000000"/>
                <w:sz w:val="16"/>
                <w:szCs w:val="16"/>
              </w:rPr>
              <w:t>F</w:t>
            </w:r>
            <w:r w:rsidR="00D63AED" w:rsidRPr="00D63AED">
              <w:rPr>
                <w:rStyle w:val="relative"/>
                <w:rFonts w:ascii="Times New Roman" w:hAnsi="Times New Roman"/>
                <w:i/>
                <w:iCs/>
                <w:color w:val="000000"/>
                <w:sz w:val="16"/>
                <w:szCs w:val="16"/>
                <w:vertAlign w:val="subscript"/>
              </w:rPr>
              <w:t>MSY</w:t>
            </w:r>
            <w:r w:rsidRPr="00AA1239">
              <w:rPr>
                <w:rStyle w:val="relative"/>
                <w:rFonts w:ascii="Times New Roman" w:hAnsi="Times New Roman"/>
                <w:color w:val="000000"/>
                <w:sz w:val="16"/>
                <w:szCs w:val="16"/>
              </w:rPr>
              <w:t xml:space="preserve">; user-defined </w:t>
            </w:r>
            <w:r w:rsidRPr="00D63AED">
              <w:rPr>
                <w:rStyle w:val="relative"/>
                <w:rFonts w:ascii="Times New Roman" w:hAnsi="Times New Roman"/>
                <w:i/>
                <w:iCs/>
                <w:color w:val="000000"/>
                <w:sz w:val="16"/>
                <w:szCs w:val="16"/>
              </w:rPr>
              <w:t>F</w:t>
            </w:r>
            <w:r w:rsidRPr="00AA1239">
              <w:rPr>
                <w:rStyle w:val="relative"/>
                <w:rFonts w:ascii="Times New Roman" w:hAnsi="Times New Roman"/>
                <w:color w:val="000000"/>
                <w:sz w:val="16"/>
                <w:szCs w:val="16"/>
              </w:rPr>
              <w:t xml:space="preserve"> or total/fleet-specific catch; continuation/specification of environmental covariates and random effects; and user-specified biological parameters (e.g., weight-at-age, maturity-at-age, recruitment).</w:t>
            </w:r>
          </w:p>
        </w:tc>
      </w:tr>
      <w:tr w:rsidR="00BD35CF" w:rsidRPr="00AA1239" w14:paraId="50B6FCB0"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1CC8986A" w14:textId="6236114F"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Catch Apportionment</w:t>
            </w:r>
          </w:p>
        </w:tc>
        <w:tc>
          <w:tcPr>
            <w:tcW w:w="3931" w:type="pct"/>
          </w:tcPr>
          <w:p w14:paraId="568BEAAE" w14:textId="4F42F0A5" w:rsidR="00BD35CF" w:rsidRPr="00AA1239" w:rsidRDefault="00BD35CF" w:rsidP="00BD35CF">
            <w:pPr>
              <w:pStyle w:val="Compact"/>
              <w:rPr>
                <w:rFonts w:ascii="Times New Roman" w:hAnsi="Times New Roman"/>
                <w:color w:val="000000"/>
                <w:sz w:val="16"/>
                <w:szCs w:val="16"/>
              </w:rPr>
            </w:pPr>
            <w:r w:rsidRPr="00AA1239">
              <w:rPr>
                <w:rFonts w:ascii="Times New Roman" w:hAnsi="Times New Roman"/>
                <w:sz w:val="16"/>
                <w:szCs w:val="16"/>
              </w:rPr>
              <w:t>Distributes global catch advice (e.g., from a panmictic EM) to spatial units using a given allocation strategy.</w:t>
            </w:r>
          </w:p>
        </w:tc>
      </w:tr>
      <w:tr w:rsidR="00BD35CF" w:rsidRPr="00AA1239" w14:paraId="3E6C8CA0" w14:textId="77777777" w:rsidTr="00550993">
        <w:tblPrEx>
          <w:jc w:val="left"/>
        </w:tblPrEx>
        <w:tc>
          <w:tcPr>
            <w:tcW w:w="1069" w:type="pct"/>
          </w:tcPr>
          <w:p w14:paraId="7654D077" w14:textId="131FD5E2" w:rsidR="00BD35CF" w:rsidRPr="00AA1239" w:rsidRDefault="00BD35CF" w:rsidP="00BD35CF">
            <w:pPr>
              <w:pStyle w:val="Compact"/>
              <w:rPr>
                <w:rFonts w:ascii="Times New Roman" w:hAnsi="Times New Roman"/>
                <w:sz w:val="16"/>
                <w:szCs w:val="16"/>
              </w:rPr>
            </w:pPr>
            <w:r w:rsidRPr="00AA1239">
              <w:rPr>
                <w:rFonts w:ascii="Times New Roman" w:hAnsi="Times New Roman"/>
                <w:sz w:val="16"/>
                <w:szCs w:val="16"/>
              </w:rPr>
              <w:t xml:space="preserve">    </w:t>
            </w:r>
            <w:r w:rsidR="00AA1239">
              <w:rPr>
                <w:rFonts w:ascii="Times New Roman" w:hAnsi="Times New Roman"/>
                <w:sz w:val="16"/>
                <w:szCs w:val="16"/>
              </w:rPr>
              <w:t xml:space="preserve">Management </w:t>
            </w:r>
            <w:r w:rsidRPr="00AA1239">
              <w:rPr>
                <w:rFonts w:ascii="Times New Roman" w:hAnsi="Times New Roman"/>
                <w:sz w:val="16"/>
                <w:szCs w:val="16"/>
              </w:rPr>
              <w:t>Implementation Error</w:t>
            </w:r>
          </w:p>
        </w:tc>
        <w:tc>
          <w:tcPr>
            <w:tcW w:w="3931" w:type="pct"/>
          </w:tcPr>
          <w:p w14:paraId="2ECE6103" w14:textId="6FBF070D" w:rsidR="00BD35CF" w:rsidRPr="00AA1239" w:rsidRDefault="00E313FF" w:rsidP="00E313FF">
            <w:pPr>
              <w:rPr>
                <w:sz w:val="16"/>
                <w:szCs w:val="16"/>
              </w:rPr>
            </w:pPr>
            <w:r w:rsidRPr="00AA1239">
              <w:rPr>
                <w:sz w:val="16"/>
                <w:szCs w:val="16"/>
              </w:rPr>
              <w:t>Supports modeling management implementation error, where actual catch advice may deviate from projections, and offers flexible selection of error distributions (e.g., lognormal, normal, uniform)</w:t>
            </w:r>
            <w:r w:rsidR="000B2477">
              <w:rPr>
                <w:sz w:val="16"/>
                <w:szCs w:val="16"/>
              </w:rPr>
              <w:t>.</w:t>
            </w:r>
          </w:p>
        </w:tc>
      </w:tr>
      <w:tr w:rsidR="00B929F6" w:rsidRPr="00AA1239" w14:paraId="46604AE6"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4A64D31D" w14:textId="4AD645B1" w:rsidR="00B929F6" w:rsidRPr="00C67AFE" w:rsidRDefault="00B929F6" w:rsidP="001B0726">
            <w:pPr>
              <w:pStyle w:val="Compact"/>
              <w:rPr>
                <w:rFonts w:ascii="Times New Roman" w:hAnsi="Times New Roman"/>
                <w:b/>
                <w:bCs/>
                <w:i/>
                <w:iCs/>
                <w:sz w:val="16"/>
                <w:szCs w:val="16"/>
              </w:rPr>
            </w:pPr>
            <w:r w:rsidRPr="00C67AFE">
              <w:rPr>
                <w:rFonts w:ascii="Times New Roman" w:hAnsi="Times New Roman"/>
                <w:b/>
                <w:bCs/>
                <w:i/>
                <w:iCs/>
                <w:sz w:val="16"/>
                <w:szCs w:val="16"/>
              </w:rPr>
              <w:t xml:space="preserve">Result Collection </w:t>
            </w:r>
            <w:r w:rsidR="006A4C23" w:rsidRPr="00C67AFE">
              <w:rPr>
                <w:rFonts w:ascii="Times New Roman" w:hAnsi="Times New Roman"/>
                <w:b/>
                <w:bCs/>
                <w:i/>
                <w:iCs/>
                <w:sz w:val="16"/>
                <w:szCs w:val="16"/>
              </w:rPr>
              <w:t>&amp;</w:t>
            </w:r>
            <w:r w:rsidR="00627EA4">
              <w:rPr>
                <w:rFonts w:ascii="Times New Roman" w:hAnsi="Times New Roman"/>
                <w:b/>
                <w:bCs/>
                <w:i/>
                <w:iCs/>
                <w:sz w:val="16"/>
                <w:szCs w:val="16"/>
              </w:rPr>
              <w:t xml:space="preserve"> </w:t>
            </w:r>
            <w:r w:rsidRPr="00C67AFE">
              <w:rPr>
                <w:rFonts w:ascii="Times New Roman" w:hAnsi="Times New Roman"/>
                <w:b/>
                <w:bCs/>
                <w:i/>
                <w:iCs/>
                <w:sz w:val="16"/>
                <w:szCs w:val="16"/>
              </w:rPr>
              <w:t>Visualization</w:t>
            </w:r>
          </w:p>
        </w:tc>
        <w:tc>
          <w:tcPr>
            <w:tcW w:w="3931" w:type="pct"/>
          </w:tcPr>
          <w:p w14:paraId="1903EB23" w14:textId="3E572E7E" w:rsidR="00B929F6" w:rsidRPr="00AA1239" w:rsidRDefault="00057EBB" w:rsidP="001B0726">
            <w:pPr>
              <w:pStyle w:val="Compact"/>
              <w:rPr>
                <w:rFonts w:ascii="Times New Roman" w:hAnsi="Times New Roman"/>
                <w:sz w:val="16"/>
                <w:szCs w:val="16"/>
              </w:rPr>
            </w:pPr>
            <w:r w:rsidRPr="00057EBB">
              <w:rPr>
                <w:rFonts w:ascii="Times New Roman" w:hAnsi="Times New Roman"/>
                <w:sz w:val="16"/>
                <w:szCs w:val="16"/>
              </w:rPr>
              <w:t>Supports summary and export of results into figures and tables.</w:t>
            </w:r>
          </w:p>
        </w:tc>
      </w:tr>
      <w:tr w:rsidR="001B0726" w:rsidRPr="00AA1239" w14:paraId="140EE60D" w14:textId="77777777" w:rsidTr="00550993">
        <w:tblPrEx>
          <w:jc w:val="left"/>
        </w:tblPrEx>
        <w:tc>
          <w:tcPr>
            <w:tcW w:w="1069" w:type="pct"/>
          </w:tcPr>
          <w:p w14:paraId="35CDF54A" w14:textId="3A5F007D" w:rsidR="001B0726" w:rsidRPr="00AA1239" w:rsidRDefault="001B0726" w:rsidP="001B0726">
            <w:pPr>
              <w:pStyle w:val="Compact"/>
              <w:rPr>
                <w:rFonts w:ascii="Times New Roman" w:hAnsi="Times New Roman"/>
                <w:sz w:val="16"/>
                <w:szCs w:val="16"/>
              </w:rPr>
            </w:pPr>
            <w:r w:rsidRPr="00AA1239">
              <w:rPr>
                <w:rFonts w:ascii="Times New Roman" w:hAnsi="Times New Roman"/>
                <w:sz w:val="16"/>
                <w:szCs w:val="16"/>
              </w:rPr>
              <w:t xml:space="preserve">    Model Diagnostics</w:t>
            </w:r>
          </w:p>
        </w:tc>
        <w:tc>
          <w:tcPr>
            <w:tcW w:w="3931" w:type="pct"/>
          </w:tcPr>
          <w:p w14:paraId="3947D6F9" w14:textId="571F53B2" w:rsidR="001B0726" w:rsidRPr="00AA1239" w:rsidRDefault="001B0726" w:rsidP="001B0726">
            <w:pPr>
              <w:pStyle w:val="Compact"/>
              <w:rPr>
                <w:rFonts w:ascii="Times New Roman" w:hAnsi="Times New Roman"/>
                <w:color w:val="000000"/>
                <w:sz w:val="16"/>
                <w:szCs w:val="16"/>
              </w:rPr>
            </w:pPr>
            <w:r w:rsidRPr="00AA1239">
              <w:rPr>
                <w:rFonts w:ascii="Times New Roman" w:hAnsi="Times New Roman"/>
                <w:sz w:val="16"/>
                <w:szCs w:val="16"/>
              </w:rPr>
              <w:t>Supports convergence checks, residual analysis, retrospective analysis, and one-step-ahead residuals for each assessment model.</w:t>
            </w:r>
          </w:p>
        </w:tc>
      </w:tr>
      <w:tr w:rsidR="001B0726" w:rsidRPr="00AA1239" w14:paraId="24B77C48" w14:textId="77777777" w:rsidTr="00550993">
        <w:tblPrEx>
          <w:jc w:val="left"/>
        </w:tblPrEx>
        <w:trPr>
          <w:cnfStyle w:val="000000100000" w:firstRow="0" w:lastRow="0" w:firstColumn="0" w:lastColumn="0" w:oddVBand="0" w:evenVBand="0" w:oddHBand="1" w:evenHBand="0" w:firstRowFirstColumn="0" w:firstRowLastColumn="0" w:lastRowFirstColumn="0" w:lastRowLastColumn="0"/>
        </w:trPr>
        <w:tc>
          <w:tcPr>
            <w:tcW w:w="1069" w:type="pct"/>
          </w:tcPr>
          <w:p w14:paraId="75EBC83F" w14:textId="1B6FFF01" w:rsidR="001B0726" w:rsidRPr="00AA1239" w:rsidRDefault="001B0726" w:rsidP="001B0726">
            <w:pPr>
              <w:pStyle w:val="Compact"/>
              <w:rPr>
                <w:rFonts w:ascii="Times New Roman" w:hAnsi="Times New Roman"/>
                <w:sz w:val="16"/>
                <w:szCs w:val="16"/>
              </w:rPr>
            </w:pPr>
            <w:r w:rsidRPr="00AA1239">
              <w:rPr>
                <w:rFonts w:ascii="Times New Roman" w:hAnsi="Times New Roman"/>
                <w:sz w:val="16"/>
                <w:szCs w:val="16"/>
              </w:rPr>
              <w:t xml:space="preserve">    Performance Evaluation</w:t>
            </w:r>
          </w:p>
        </w:tc>
        <w:tc>
          <w:tcPr>
            <w:tcW w:w="3931" w:type="pct"/>
          </w:tcPr>
          <w:p w14:paraId="716E04B5" w14:textId="32968FF2" w:rsidR="001B0726" w:rsidRPr="00AA1239" w:rsidRDefault="001B0726" w:rsidP="001B0726">
            <w:pPr>
              <w:pStyle w:val="Compact"/>
              <w:rPr>
                <w:rFonts w:ascii="Times New Roman" w:hAnsi="Times New Roman"/>
                <w:color w:val="000000"/>
                <w:sz w:val="16"/>
                <w:szCs w:val="16"/>
              </w:rPr>
            </w:pPr>
            <w:r w:rsidRPr="00AA1239">
              <w:rPr>
                <w:rFonts w:ascii="Times New Roman" w:hAnsi="Times New Roman"/>
                <w:sz w:val="16"/>
                <w:szCs w:val="16"/>
              </w:rPr>
              <w:t>Built-in tools to compute, compare, and summarize performance metrics across management strategies.</w:t>
            </w:r>
          </w:p>
        </w:tc>
      </w:tr>
      <w:tr w:rsidR="001B0726" w:rsidRPr="00AA1239" w14:paraId="5F099D45" w14:textId="77777777" w:rsidTr="00550993">
        <w:tblPrEx>
          <w:jc w:val="left"/>
        </w:tblPrEx>
        <w:tc>
          <w:tcPr>
            <w:tcW w:w="1069" w:type="pct"/>
          </w:tcPr>
          <w:p w14:paraId="3C9E2451" w14:textId="551D14CC" w:rsidR="001B0726" w:rsidRPr="00AA1239" w:rsidRDefault="001B0726" w:rsidP="001B0726">
            <w:pPr>
              <w:pStyle w:val="Compact"/>
              <w:rPr>
                <w:rFonts w:ascii="Times New Roman" w:hAnsi="Times New Roman"/>
                <w:sz w:val="16"/>
                <w:szCs w:val="16"/>
              </w:rPr>
            </w:pPr>
            <w:r w:rsidRPr="00AA1239">
              <w:rPr>
                <w:rFonts w:ascii="Times New Roman" w:hAnsi="Times New Roman"/>
                <w:sz w:val="16"/>
                <w:szCs w:val="16"/>
              </w:rPr>
              <w:t xml:space="preserve">    Visualization &amp; Reporting</w:t>
            </w:r>
          </w:p>
        </w:tc>
        <w:tc>
          <w:tcPr>
            <w:tcW w:w="3931" w:type="pct"/>
          </w:tcPr>
          <w:p w14:paraId="19E41BC2" w14:textId="57B3C6CD" w:rsidR="001B0726" w:rsidRPr="00AA1239" w:rsidRDefault="001B0726" w:rsidP="001B0726">
            <w:pPr>
              <w:pStyle w:val="Compact"/>
              <w:rPr>
                <w:rFonts w:ascii="Times New Roman" w:hAnsi="Times New Roman"/>
                <w:color w:val="000000"/>
                <w:sz w:val="16"/>
                <w:szCs w:val="16"/>
              </w:rPr>
            </w:pPr>
            <w:r w:rsidRPr="00AA1239">
              <w:rPr>
                <w:rFonts w:ascii="Times New Roman" w:hAnsi="Times New Roman"/>
                <w:sz w:val="16"/>
                <w:szCs w:val="16"/>
              </w:rPr>
              <w:t>Generates visualizations and exports comprehensive MSE results.</w:t>
            </w:r>
          </w:p>
        </w:tc>
      </w:tr>
    </w:tbl>
    <w:p w14:paraId="5D5DE79B" w14:textId="77777777" w:rsidR="000D68C7" w:rsidRPr="00566F96" w:rsidRDefault="000D68C7" w:rsidP="00A54B10">
      <w:pPr>
        <w:ind w:right="-435"/>
        <w:rPr>
          <w:sz w:val="20"/>
          <w:szCs w:val="20"/>
        </w:rPr>
      </w:pPr>
    </w:p>
    <w:p w14:paraId="4F69EECD" w14:textId="77777777" w:rsidR="00A54B10" w:rsidRDefault="00A54B10" w:rsidP="00A54B10">
      <w:pPr>
        <w:sectPr w:rsidR="00A54B10" w:rsidSect="00AA1239">
          <w:pgSz w:w="15840" w:h="12240" w:orient="landscape"/>
          <w:pgMar w:top="1440" w:right="1440" w:bottom="1440" w:left="1440" w:header="720" w:footer="720" w:gutter="0"/>
          <w:lnNumType w:countBy="1" w:restart="continuous"/>
          <w:pgNumType w:start="1"/>
          <w:cols w:space="720"/>
          <w:docGrid w:linePitch="326"/>
        </w:sectPr>
      </w:pPr>
    </w:p>
    <w:p w14:paraId="2DFB0431" w14:textId="293CF0F5" w:rsidR="00A54B10" w:rsidRDefault="00A54B10" w:rsidP="00A54B10">
      <w:pPr>
        <w:pStyle w:val="FootnoteText"/>
      </w:pPr>
      <w:r>
        <w:lastRenderedPageBreak/>
        <w:t xml:space="preserve">Table 2. Summary of </w:t>
      </w:r>
      <w:r w:rsidR="007843D5">
        <w:t xml:space="preserve">the </w:t>
      </w:r>
      <w:r w:rsidR="00867457">
        <w:t>estimation model</w:t>
      </w:r>
      <w:r>
        <w:t xml:space="preserve"> </w:t>
      </w:r>
      <w:r w:rsidR="00845E22">
        <w:t>(EM)</w:t>
      </w:r>
      <w:r w:rsidR="00D37E4E">
        <w:t xml:space="preserve"> </w:t>
      </w:r>
      <w:r w:rsidR="00EB48DF">
        <w:t xml:space="preserve">structures </w:t>
      </w:r>
      <w:r w:rsidR="00D37E4E">
        <w:t>available</w:t>
      </w:r>
      <w:r w:rsidR="00845E22">
        <w:t xml:space="preserve"> </w:t>
      </w:r>
      <w:r>
        <w:t>in</w:t>
      </w:r>
      <w:r w:rsidR="00EB48DF">
        <w:t xml:space="preserve"> the</w:t>
      </w:r>
      <w:r>
        <w:t xml:space="preserve"> SPASAM-MSE framework.</w:t>
      </w:r>
    </w:p>
    <w:tbl>
      <w:tblPr>
        <w:tblStyle w:val="Table"/>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82"/>
        <w:gridCol w:w="2314"/>
        <w:gridCol w:w="2253"/>
        <w:gridCol w:w="2195"/>
        <w:gridCol w:w="2275"/>
        <w:gridCol w:w="2359"/>
      </w:tblGrid>
      <w:tr w:rsidR="004A3F9D" w:rsidRPr="00133CBE" w14:paraId="5423AA51" w14:textId="77777777" w:rsidTr="004779E7">
        <w:trPr>
          <w:cnfStyle w:val="100000000000" w:firstRow="1" w:lastRow="0" w:firstColumn="0" w:lastColumn="0" w:oddVBand="0" w:evenVBand="0" w:oddHBand="0" w:evenHBand="0" w:firstRowFirstColumn="0" w:firstRowLastColumn="0" w:lastRowFirstColumn="0" w:lastRowLastColumn="0"/>
          <w:tblHeader/>
        </w:trPr>
        <w:tc>
          <w:tcPr>
            <w:tcW w:w="676" w:type="pct"/>
          </w:tcPr>
          <w:p w14:paraId="7487016D" w14:textId="77777777" w:rsidR="004A3F9D" w:rsidRPr="005649AB" w:rsidRDefault="004A3F9D" w:rsidP="003C40D2">
            <w:pPr>
              <w:pStyle w:val="Compact"/>
              <w:rPr>
                <w:rFonts w:ascii="Times New Roman" w:hAnsi="Times New Roman"/>
                <w:sz w:val="16"/>
                <w:szCs w:val="16"/>
              </w:rPr>
            </w:pPr>
            <w:bookmarkStart w:id="84" w:name="OLE_LINK1"/>
            <w:r w:rsidRPr="005649AB">
              <w:rPr>
                <w:rFonts w:ascii="Times New Roman" w:hAnsi="Times New Roman"/>
                <w:sz w:val="16"/>
                <w:szCs w:val="16"/>
              </w:rPr>
              <w:t>Feature</w:t>
            </w:r>
          </w:p>
        </w:tc>
        <w:tc>
          <w:tcPr>
            <w:tcW w:w="878" w:type="pct"/>
          </w:tcPr>
          <w:p w14:paraId="7A4EB93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Panmictic (PAN)</w:t>
            </w:r>
          </w:p>
        </w:tc>
        <w:tc>
          <w:tcPr>
            <w:tcW w:w="855" w:type="pct"/>
          </w:tcPr>
          <w:p w14:paraId="39256919"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Fleets‑as‑Areas (FAA)</w:t>
            </w:r>
          </w:p>
        </w:tc>
        <w:tc>
          <w:tcPr>
            <w:tcW w:w="833" w:type="pct"/>
          </w:tcPr>
          <w:p w14:paraId="6B3DBB5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Separate Panmictic (SEP)</w:t>
            </w:r>
          </w:p>
        </w:tc>
        <w:tc>
          <w:tcPr>
            <w:tcW w:w="863" w:type="pct"/>
          </w:tcPr>
          <w:p w14:paraId="3A4A1CC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Spatially Disaggregated (</w:t>
            </w:r>
            <w:proofErr w:type="spellStart"/>
            <w:r w:rsidRPr="00133CBE">
              <w:rPr>
                <w:rFonts w:ascii="Times New Roman" w:hAnsi="Times New Roman"/>
                <w:bCs/>
                <w:sz w:val="16"/>
                <w:szCs w:val="16"/>
              </w:rPr>
              <w:t>SpD</w:t>
            </w:r>
            <w:proofErr w:type="spellEnd"/>
            <w:r w:rsidRPr="00133CBE">
              <w:rPr>
                <w:rFonts w:ascii="Times New Roman" w:hAnsi="Times New Roman"/>
                <w:bCs/>
                <w:sz w:val="16"/>
                <w:szCs w:val="16"/>
              </w:rPr>
              <w:t>)</w:t>
            </w:r>
          </w:p>
        </w:tc>
        <w:tc>
          <w:tcPr>
            <w:tcW w:w="895" w:type="pct"/>
          </w:tcPr>
          <w:p w14:paraId="483FD6E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bCs/>
                <w:sz w:val="16"/>
                <w:szCs w:val="16"/>
              </w:rPr>
              <w:t>Spatially Explicit (SpE)</w:t>
            </w:r>
          </w:p>
        </w:tc>
      </w:tr>
      <w:tr w:rsidR="0051328D" w:rsidRPr="00133CBE" w14:paraId="378E424C"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7749B5D2"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Spatial Structure</w:t>
            </w:r>
          </w:p>
        </w:tc>
        <w:tc>
          <w:tcPr>
            <w:tcW w:w="878" w:type="pct"/>
          </w:tcPr>
          <w:p w14:paraId="61D135A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region</w:t>
            </w:r>
          </w:p>
        </w:tc>
        <w:tc>
          <w:tcPr>
            <w:tcW w:w="855" w:type="pct"/>
          </w:tcPr>
          <w:p w14:paraId="3204CF0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region</w:t>
            </w:r>
          </w:p>
        </w:tc>
        <w:tc>
          <w:tcPr>
            <w:tcW w:w="833" w:type="pct"/>
          </w:tcPr>
          <w:p w14:paraId="7D879E6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Multiple regions</w:t>
            </w:r>
          </w:p>
        </w:tc>
        <w:tc>
          <w:tcPr>
            <w:tcW w:w="863" w:type="pct"/>
          </w:tcPr>
          <w:p w14:paraId="56D3D0B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Multiple regions</w:t>
            </w:r>
          </w:p>
        </w:tc>
        <w:tc>
          <w:tcPr>
            <w:tcW w:w="895" w:type="pct"/>
          </w:tcPr>
          <w:p w14:paraId="16FB08D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Multiple interacting regions</w:t>
            </w:r>
          </w:p>
        </w:tc>
      </w:tr>
      <w:tr w:rsidR="004A3F9D" w:rsidRPr="00133CBE" w14:paraId="1F041203" w14:textId="77777777" w:rsidTr="004779E7">
        <w:tblPrEx>
          <w:jc w:val="left"/>
        </w:tblPrEx>
        <w:tc>
          <w:tcPr>
            <w:tcW w:w="676" w:type="pct"/>
          </w:tcPr>
          <w:p w14:paraId="6792279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Population Structure</w:t>
            </w:r>
          </w:p>
        </w:tc>
        <w:tc>
          <w:tcPr>
            <w:tcW w:w="878" w:type="pct"/>
          </w:tcPr>
          <w:p w14:paraId="6D04A3D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panmictic population</w:t>
            </w:r>
          </w:p>
        </w:tc>
        <w:tc>
          <w:tcPr>
            <w:tcW w:w="855" w:type="pct"/>
          </w:tcPr>
          <w:p w14:paraId="660F4C5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panmictic population</w:t>
            </w:r>
          </w:p>
        </w:tc>
        <w:tc>
          <w:tcPr>
            <w:tcW w:w="833" w:type="pct"/>
          </w:tcPr>
          <w:p w14:paraId="73F0BDE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Region-specific panmictic populations</w:t>
            </w:r>
          </w:p>
        </w:tc>
        <w:tc>
          <w:tcPr>
            <w:tcW w:w="863" w:type="pct"/>
          </w:tcPr>
          <w:p w14:paraId="75B35E3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Region-specific panmictic populations </w:t>
            </w:r>
          </w:p>
        </w:tc>
        <w:tc>
          <w:tcPr>
            <w:tcW w:w="895" w:type="pct"/>
          </w:tcPr>
          <w:p w14:paraId="7D32C031"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Spatial heterogeneity, metapopulation, or natal-homing structures</w:t>
            </w:r>
          </w:p>
        </w:tc>
      </w:tr>
      <w:tr w:rsidR="0051328D" w:rsidRPr="00133CBE" w14:paraId="585D2ACB"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7A33BA7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Demographic Variation</w:t>
            </w:r>
          </w:p>
        </w:tc>
        <w:tc>
          <w:tcPr>
            <w:tcW w:w="878" w:type="pct"/>
          </w:tcPr>
          <w:p w14:paraId="2D84EB47"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life-history traits</w:t>
            </w:r>
          </w:p>
        </w:tc>
        <w:tc>
          <w:tcPr>
            <w:tcW w:w="855" w:type="pct"/>
          </w:tcPr>
          <w:p w14:paraId="5F42D54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life-history traits</w:t>
            </w:r>
          </w:p>
        </w:tc>
        <w:tc>
          <w:tcPr>
            <w:tcW w:w="833" w:type="pct"/>
          </w:tcPr>
          <w:p w14:paraId="21FD513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life-history traits</w:t>
            </w:r>
          </w:p>
        </w:tc>
        <w:tc>
          <w:tcPr>
            <w:tcW w:w="863" w:type="pct"/>
          </w:tcPr>
          <w:p w14:paraId="0E20D8C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life-history traits</w:t>
            </w:r>
          </w:p>
        </w:tc>
        <w:tc>
          <w:tcPr>
            <w:tcW w:w="895" w:type="pct"/>
          </w:tcPr>
          <w:p w14:paraId="1D2966E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or population-level life-history traits</w:t>
            </w:r>
          </w:p>
        </w:tc>
      </w:tr>
      <w:tr w:rsidR="004A3F9D" w:rsidRPr="00133CBE" w14:paraId="748CFBAB" w14:textId="77777777" w:rsidTr="004779E7">
        <w:tblPrEx>
          <w:jc w:val="left"/>
        </w:tblPrEx>
        <w:tc>
          <w:tcPr>
            <w:tcW w:w="676" w:type="pct"/>
          </w:tcPr>
          <w:p w14:paraId="093F9227"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Stock-recruit Relationship (SRR)</w:t>
            </w:r>
          </w:p>
        </w:tc>
        <w:tc>
          <w:tcPr>
            <w:tcW w:w="878" w:type="pct"/>
          </w:tcPr>
          <w:p w14:paraId="66D6A4E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Global SRR </w:t>
            </w:r>
          </w:p>
        </w:tc>
        <w:tc>
          <w:tcPr>
            <w:tcW w:w="855" w:type="pct"/>
          </w:tcPr>
          <w:p w14:paraId="5382123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SRR</w:t>
            </w:r>
          </w:p>
        </w:tc>
        <w:tc>
          <w:tcPr>
            <w:tcW w:w="833" w:type="pct"/>
          </w:tcPr>
          <w:p w14:paraId="40023E1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Local SRR per region</w:t>
            </w:r>
          </w:p>
        </w:tc>
        <w:tc>
          <w:tcPr>
            <w:tcW w:w="863" w:type="pct"/>
          </w:tcPr>
          <w:p w14:paraId="3115F93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Local SRR per region</w:t>
            </w:r>
          </w:p>
        </w:tc>
        <w:tc>
          <w:tcPr>
            <w:tcW w:w="895" w:type="pct"/>
          </w:tcPr>
          <w:p w14:paraId="33057CAE" w14:textId="48B7911A" w:rsidR="004A3F9D" w:rsidRPr="00133CBE" w:rsidRDefault="00627EA4" w:rsidP="003C40D2">
            <w:pPr>
              <w:pStyle w:val="Compact"/>
              <w:rPr>
                <w:rFonts w:ascii="Times New Roman" w:hAnsi="Times New Roman"/>
                <w:sz w:val="16"/>
                <w:szCs w:val="16"/>
              </w:rPr>
            </w:pPr>
            <w:r>
              <w:rPr>
                <w:rFonts w:ascii="Times New Roman" w:hAnsi="Times New Roman"/>
                <w:sz w:val="16"/>
                <w:szCs w:val="16"/>
              </w:rPr>
              <w:t>Global or l</w:t>
            </w:r>
            <w:r w:rsidR="004A3F9D" w:rsidRPr="00133CBE">
              <w:rPr>
                <w:rFonts w:ascii="Times New Roman" w:hAnsi="Times New Roman"/>
                <w:sz w:val="16"/>
                <w:szCs w:val="16"/>
              </w:rPr>
              <w:t xml:space="preserve">ocal SRR per region </w:t>
            </w:r>
          </w:p>
        </w:tc>
      </w:tr>
      <w:tr w:rsidR="0051328D" w:rsidRPr="00133CBE" w14:paraId="116685B1"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5F9FD4D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Movement/Connectivity</w:t>
            </w:r>
          </w:p>
        </w:tc>
        <w:tc>
          <w:tcPr>
            <w:tcW w:w="878" w:type="pct"/>
          </w:tcPr>
          <w:p w14:paraId="11B62B5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55" w:type="pct"/>
          </w:tcPr>
          <w:p w14:paraId="14A917D3"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33" w:type="pct"/>
          </w:tcPr>
          <w:p w14:paraId="3603B91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63" w:type="pct"/>
          </w:tcPr>
          <w:p w14:paraId="47E187F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None</w:t>
            </w:r>
          </w:p>
        </w:tc>
        <w:tc>
          <w:tcPr>
            <w:tcW w:w="895" w:type="pct"/>
          </w:tcPr>
          <w:p w14:paraId="322A074B" w14:textId="45466EE8" w:rsidR="004A3F9D" w:rsidRPr="00133CBE" w:rsidRDefault="00627EA4" w:rsidP="003C40D2">
            <w:pPr>
              <w:pStyle w:val="Compact"/>
              <w:rPr>
                <w:rFonts w:ascii="Times New Roman" w:hAnsi="Times New Roman"/>
                <w:sz w:val="16"/>
                <w:szCs w:val="16"/>
              </w:rPr>
            </w:pPr>
            <w:r>
              <w:rPr>
                <w:rFonts w:ascii="Times New Roman" w:hAnsi="Times New Roman"/>
                <w:sz w:val="16"/>
                <w:szCs w:val="16"/>
              </w:rPr>
              <w:t>M</w:t>
            </w:r>
            <w:r w:rsidR="004A3F9D" w:rsidRPr="00133CBE">
              <w:rPr>
                <w:rFonts w:ascii="Times New Roman" w:hAnsi="Times New Roman"/>
                <w:sz w:val="16"/>
                <w:szCs w:val="16"/>
              </w:rPr>
              <w:t>ovement fixed or estimated</w:t>
            </w:r>
          </w:p>
        </w:tc>
      </w:tr>
      <w:tr w:rsidR="004A3F9D" w:rsidRPr="00133CBE" w14:paraId="642B415A" w14:textId="77777777" w:rsidTr="004779E7">
        <w:tblPrEx>
          <w:jc w:val="left"/>
        </w:tblPrEx>
        <w:tc>
          <w:tcPr>
            <w:tcW w:w="676" w:type="pct"/>
          </w:tcPr>
          <w:p w14:paraId="252388A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Fleet Structure</w:t>
            </w:r>
          </w:p>
        </w:tc>
        <w:tc>
          <w:tcPr>
            <w:tcW w:w="878" w:type="pct"/>
          </w:tcPr>
          <w:p w14:paraId="5F3F4996"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across all regions (Or multiple fleets/surveys across all regions due to different types)</w:t>
            </w:r>
          </w:p>
        </w:tc>
        <w:tc>
          <w:tcPr>
            <w:tcW w:w="855" w:type="pct"/>
          </w:tcPr>
          <w:p w14:paraId="19F6D92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c>
          <w:tcPr>
            <w:tcW w:w="833" w:type="pct"/>
          </w:tcPr>
          <w:p w14:paraId="2DF6A3D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c>
          <w:tcPr>
            <w:tcW w:w="863" w:type="pct"/>
          </w:tcPr>
          <w:p w14:paraId="69F71DD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c>
          <w:tcPr>
            <w:tcW w:w="895" w:type="pct"/>
          </w:tcPr>
          <w:p w14:paraId="484041D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fleet and survey per region (Or multiple fleets/surveys per regions due to different types)</w:t>
            </w:r>
          </w:p>
        </w:tc>
      </w:tr>
      <w:tr w:rsidR="0051328D" w:rsidRPr="00133CBE" w14:paraId="66131900"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6A770EE2" w14:textId="77777777" w:rsidR="004A3F9D" w:rsidRPr="00133CBE" w:rsidRDefault="004A3F9D" w:rsidP="003C40D2">
            <w:pPr>
              <w:pStyle w:val="Compact"/>
              <w:rPr>
                <w:rFonts w:ascii="Times New Roman" w:hAnsi="Times New Roman"/>
                <w:sz w:val="16"/>
                <w:szCs w:val="16"/>
              </w:rPr>
            </w:pPr>
            <w:proofErr w:type="gramStart"/>
            <w:r w:rsidRPr="00133CBE">
              <w:rPr>
                <w:rFonts w:ascii="Times New Roman" w:hAnsi="Times New Roman"/>
                <w:sz w:val="16"/>
                <w:szCs w:val="16"/>
              </w:rPr>
              <w:t>Observation</w:t>
            </w:r>
            <w:proofErr w:type="gramEnd"/>
            <w:r w:rsidRPr="00133CBE">
              <w:rPr>
                <w:rFonts w:ascii="Times New Roman" w:hAnsi="Times New Roman"/>
                <w:sz w:val="16"/>
                <w:szCs w:val="16"/>
              </w:rPr>
              <w:t xml:space="preserve"> Data Aggregation</w:t>
            </w:r>
          </w:p>
        </w:tc>
        <w:tc>
          <w:tcPr>
            <w:tcW w:w="878" w:type="pct"/>
          </w:tcPr>
          <w:p w14:paraId="7482D13C"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Aggregated data across regions</w:t>
            </w:r>
          </w:p>
        </w:tc>
        <w:tc>
          <w:tcPr>
            <w:tcW w:w="855" w:type="pct"/>
          </w:tcPr>
          <w:p w14:paraId="59A1E288" w14:textId="1E4B2FBA"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r w:rsidR="00627EA4">
              <w:rPr>
                <w:rFonts w:ascii="Times New Roman" w:hAnsi="Times New Roman"/>
                <w:sz w:val="16"/>
                <w:szCs w:val="16"/>
              </w:rPr>
              <w:t>.</w:t>
            </w:r>
          </w:p>
        </w:tc>
        <w:tc>
          <w:tcPr>
            <w:tcW w:w="833" w:type="pct"/>
          </w:tcPr>
          <w:p w14:paraId="327C5F49"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63" w:type="pct"/>
          </w:tcPr>
          <w:p w14:paraId="6860523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95" w:type="pct"/>
          </w:tcPr>
          <w:p w14:paraId="523F6BB0"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r>
      <w:tr w:rsidR="004A3F9D" w:rsidRPr="00133CBE" w14:paraId="41D5A580" w14:textId="77777777" w:rsidTr="004779E7">
        <w:tblPrEx>
          <w:jc w:val="left"/>
        </w:tblPrEx>
        <w:tc>
          <w:tcPr>
            <w:tcW w:w="676" w:type="pct"/>
          </w:tcPr>
          <w:p w14:paraId="05B2FB9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Biological Data Aggregation</w:t>
            </w:r>
          </w:p>
        </w:tc>
        <w:tc>
          <w:tcPr>
            <w:tcW w:w="878" w:type="pct"/>
          </w:tcPr>
          <w:p w14:paraId="3E6A29C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Aggregated data across regions</w:t>
            </w:r>
          </w:p>
        </w:tc>
        <w:tc>
          <w:tcPr>
            <w:tcW w:w="855" w:type="pct"/>
          </w:tcPr>
          <w:p w14:paraId="09D22019"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Aggregated data across regions</w:t>
            </w:r>
          </w:p>
        </w:tc>
        <w:tc>
          <w:tcPr>
            <w:tcW w:w="833" w:type="pct"/>
          </w:tcPr>
          <w:p w14:paraId="5D26204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63" w:type="pct"/>
          </w:tcPr>
          <w:p w14:paraId="1AB0D1F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c>
          <w:tcPr>
            <w:tcW w:w="895" w:type="pct"/>
          </w:tcPr>
          <w:p w14:paraId="0C73642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Disaggregated data per region</w:t>
            </w:r>
          </w:p>
        </w:tc>
      </w:tr>
      <w:tr w:rsidR="00B62F52" w:rsidRPr="00133CBE" w14:paraId="787B449C"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3C3AF2F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Likelihood</w:t>
            </w:r>
          </w:p>
        </w:tc>
        <w:tc>
          <w:tcPr>
            <w:tcW w:w="878" w:type="pct"/>
          </w:tcPr>
          <w:p w14:paraId="3C87FB4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likelihood</w:t>
            </w:r>
          </w:p>
        </w:tc>
        <w:tc>
          <w:tcPr>
            <w:tcW w:w="855" w:type="pct"/>
          </w:tcPr>
          <w:p w14:paraId="47BF647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likelihood</w:t>
            </w:r>
          </w:p>
        </w:tc>
        <w:tc>
          <w:tcPr>
            <w:tcW w:w="833" w:type="pct"/>
          </w:tcPr>
          <w:p w14:paraId="147E7111"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Independent likelihood per region</w:t>
            </w:r>
          </w:p>
        </w:tc>
        <w:tc>
          <w:tcPr>
            <w:tcW w:w="863" w:type="pct"/>
          </w:tcPr>
          <w:p w14:paraId="51C45D5C"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joint likelihood aggregated across regions</w:t>
            </w:r>
          </w:p>
        </w:tc>
        <w:tc>
          <w:tcPr>
            <w:tcW w:w="895" w:type="pct"/>
          </w:tcPr>
          <w:p w14:paraId="753E777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joint likelihood aggregated across regions</w:t>
            </w:r>
          </w:p>
        </w:tc>
      </w:tr>
      <w:tr w:rsidR="004A3F9D" w:rsidRPr="00133CBE" w14:paraId="24C54B25" w14:textId="77777777" w:rsidTr="004779E7">
        <w:tblPrEx>
          <w:jc w:val="left"/>
        </w:tblPrEx>
        <w:tc>
          <w:tcPr>
            <w:tcW w:w="676" w:type="pct"/>
          </w:tcPr>
          <w:p w14:paraId="2C04101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Model Parameterization</w:t>
            </w:r>
          </w:p>
        </w:tc>
        <w:tc>
          <w:tcPr>
            <w:tcW w:w="878" w:type="pct"/>
          </w:tcPr>
          <w:p w14:paraId="32E9AF66"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Single global parameter set</w:t>
            </w:r>
          </w:p>
        </w:tc>
        <w:tc>
          <w:tcPr>
            <w:tcW w:w="855" w:type="pct"/>
          </w:tcPr>
          <w:p w14:paraId="49FAB79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Shared biology; fleet/survey-specific selectivity</w:t>
            </w:r>
          </w:p>
        </w:tc>
        <w:tc>
          <w:tcPr>
            <w:tcW w:w="833" w:type="pct"/>
          </w:tcPr>
          <w:p w14:paraId="326300E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Separate parameter sets per region, estimated independently</w:t>
            </w:r>
          </w:p>
        </w:tc>
        <w:tc>
          <w:tcPr>
            <w:tcW w:w="863" w:type="pct"/>
          </w:tcPr>
          <w:p w14:paraId="1B25F22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Separate parameter sets per region, estimated jointly </w:t>
            </w:r>
          </w:p>
        </w:tc>
        <w:tc>
          <w:tcPr>
            <w:tcW w:w="895" w:type="pct"/>
          </w:tcPr>
          <w:p w14:paraId="19C7E5B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 &amp; population-level parameters plus movement parameters</w:t>
            </w:r>
          </w:p>
        </w:tc>
      </w:tr>
      <w:tr w:rsidR="0051328D" w:rsidRPr="00133CBE" w14:paraId="2FFADABF" w14:textId="77777777" w:rsidTr="004779E7">
        <w:tblPrEx>
          <w:jc w:val="left"/>
        </w:tblPrEx>
        <w:trPr>
          <w:cnfStyle w:val="000000100000" w:firstRow="0" w:lastRow="0" w:firstColumn="0" w:lastColumn="0" w:oddVBand="0" w:evenVBand="0" w:oddHBand="1" w:evenHBand="0" w:firstRowFirstColumn="0" w:firstRowLastColumn="0" w:lastRowFirstColumn="0" w:lastRowLastColumn="0"/>
        </w:trPr>
        <w:tc>
          <w:tcPr>
            <w:tcW w:w="676" w:type="pct"/>
          </w:tcPr>
          <w:p w14:paraId="3FE088DB"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Biological Reference Point (BRP)</w:t>
            </w:r>
          </w:p>
        </w:tc>
        <w:tc>
          <w:tcPr>
            <w:tcW w:w="878" w:type="pct"/>
          </w:tcPr>
          <w:p w14:paraId="23EF1F2A"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movement not included</w:t>
            </w:r>
          </w:p>
        </w:tc>
        <w:tc>
          <w:tcPr>
            <w:tcW w:w="855" w:type="pct"/>
          </w:tcPr>
          <w:p w14:paraId="278B4D6D"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movement not included</w:t>
            </w:r>
          </w:p>
        </w:tc>
        <w:tc>
          <w:tcPr>
            <w:tcW w:w="833" w:type="pct"/>
          </w:tcPr>
          <w:p w14:paraId="262606CC"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Regional BRP; movement not included</w:t>
            </w:r>
          </w:p>
        </w:tc>
        <w:tc>
          <w:tcPr>
            <w:tcW w:w="863" w:type="pct"/>
          </w:tcPr>
          <w:p w14:paraId="1BDF7C6E"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(aggregated from regional BRPs via user‑specified weighting); movement not included</w:t>
            </w:r>
          </w:p>
        </w:tc>
        <w:tc>
          <w:tcPr>
            <w:tcW w:w="895" w:type="pct"/>
          </w:tcPr>
          <w:p w14:paraId="67B543E7"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Global BRP (aggregated from regional BRPs via user‑specified weighting); movement included</w:t>
            </w:r>
          </w:p>
        </w:tc>
      </w:tr>
      <w:tr w:rsidR="004A3F9D" w:rsidRPr="00133CBE" w14:paraId="0C1D1506" w14:textId="77777777" w:rsidTr="004779E7">
        <w:tblPrEx>
          <w:jc w:val="left"/>
        </w:tblPrEx>
        <w:tc>
          <w:tcPr>
            <w:tcW w:w="676" w:type="pct"/>
          </w:tcPr>
          <w:p w14:paraId="45A6A575"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Catch Projection</w:t>
            </w:r>
          </w:p>
        </w:tc>
        <w:tc>
          <w:tcPr>
            <w:tcW w:w="878" w:type="pct"/>
          </w:tcPr>
          <w:p w14:paraId="25264BB4" w14:textId="3A1999AA" w:rsidR="004A3F9D" w:rsidRPr="00133CBE" w:rsidRDefault="004A3F9D" w:rsidP="003C40D2">
            <w:pPr>
              <w:pStyle w:val="Compact"/>
              <w:rPr>
                <w:rFonts w:ascii="Times New Roman" w:hAnsi="Times New Roman"/>
                <w:sz w:val="16"/>
                <w:szCs w:val="16"/>
              </w:rPr>
            </w:pPr>
            <w:r w:rsidRPr="00133CBE">
              <w:rPr>
                <w:rFonts w:ascii="Times New Roman" w:hAnsi="Times New Roman"/>
                <w:sz w:val="16"/>
                <w:szCs w:val="16"/>
              </w:rPr>
              <w:t xml:space="preserve">Global catch projections by fleet </w:t>
            </w:r>
            <w:r w:rsidRPr="00133CBE">
              <w:rPr>
                <w:rFonts w:ascii="Times New Roman" w:hAnsi="Times New Roman"/>
                <w:color w:val="000000"/>
                <w:sz w:val="16"/>
                <w:szCs w:val="16"/>
              </w:rPr>
              <w:t>(including fleet-level breakdowns if multiple fleets are present)</w:t>
            </w:r>
            <w:r w:rsidRPr="00133CBE">
              <w:rPr>
                <w:rFonts w:ascii="Times New Roman" w:hAnsi="Times New Roman"/>
                <w:sz w:val="16"/>
                <w:szCs w:val="16"/>
              </w:rPr>
              <w:t>.</w:t>
            </w:r>
          </w:p>
        </w:tc>
        <w:tc>
          <w:tcPr>
            <w:tcW w:w="855" w:type="pct"/>
          </w:tcPr>
          <w:p w14:paraId="4932F5D5" w14:textId="0328F15E" w:rsidR="004A3F9D" w:rsidRPr="00133CBE" w:rsidRDefault="00627EA4" w:rsidP="003C40D2">
            <w:pPr>
              <w:pStyle w:val="Compact"/>
              <w:rPr>
                <w:rFonts w:ascii="Times New Roman" w:hAnsi="Times New Roman"/>
                <w:sz w:val="16"/>
                <w:szCs w:val="16"/>
              </w:rPr>
            </w:pPr>
            <w:r>
              <w:rPr>
                <w:rFonts w:ascii="Times New Roman" w:hAnsi="Times New Roman"/>
                <w:color w:val="000000"/>
                <w:sz w:val="16"/>
                <w:szCs w:val="16"/>
              </w:rPr>
              <w:t>Global</w:t>
            </w:r>
            <w:r w:rsidR="004A3F9D" w:rsidRPr="00133CBE">
              <w:rPr>
                <w:rFonts w:ascii="Times New Roman" w:hAnsi="Times New Roman"/>
                <w:color w:val="000000"/>
                <w:sz w:val="16"/>
                <w:szCs w:val="16"/>
              </w:rPr>
              <w:t xml:space="preserve"> catch projections (including fleet-level breakdowns if multiple fleets are present in a region)</w:t>
            </w:r>
          </w:p>
        </w:tc>
        <w:tc>
          <w:tcPr>
            <w:tcW w:w="833" w:type="pct"/>
          </w:tcPr>
          <w:p w14:paraId="430DC41F"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color w:val="000000"/>
                <w:sz w:val="16"/>
                <w:szCs w:val="16"/>
              </w:rPr>
              <w:t>Region-specific catch projections (including fleet-level breakdowns if multiple fleets are present in a region)</w:t>
            </w:r>
          </w:p>
        </w:tc>
        <w:tc>
          <w:tcPr>
            <w:tcW w:w="863" w:type="pct"/>
          </w:tcPr>
          <w:p w14:paraId="0229A7A4"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color w:val="000000"/>
                <w:sz w:val="16"/>
                <w:szCs w:val="16"/>
              </w:rPr>
              <w:t>Region-specific catch projections (including fleet-level breakdowns if multiple fleets are present in a region)</w:t>
            </w:r>
          </w:p>
        </w:tc>
        <w:tc>
          <w:tcPr>
            <w:tcW w:w="895" w:type="pct"/>
          </w:tcPr>
          <w:p w14:paraId="1310F1E8" w14:textId="77777777" w:rsidR="004A3F9D" w:rsidRPr="00133CBE" w:rsidRDefault="004A3F9D" w:rsidP="003C40D2">
            <w:pPr>
              <w:pStyle w:val="Compact"/>
              <w:rPr>
                <w:rFonts w:ascii="Times New Roman" w:hAnsi="Times New Roman"/>
                <w:sz w:val="16"/>
                <w:szCs w:val="16"/>
              </w:rPr>
            </w:pPr>
            <w:r w:rsidRPr="00133CBE">
              <w:rPr>
                <w:rFonts w:ascii="Times New Roman" w:hAnsi="Times New Roman"/>
                <w:color w:val="000000"/>
                <w:sz w:val="16"/>
                <w:szCs w:val="16"/>
              </w:rPr>
              <w:t>Region-specific catch projections (including fleet-level breakdowns if multiple fleets are present in a region)</w:t>
            </w:r>
          </w:p>
        </w:tc>
      </w:tr>
      <w:bookmarkEnd w:id="84"/>
    </w:tbl>
    <w:p w14:paraId="7CD2E75F" w14:textId="77777777" w:rsidR="004A3F9D" w:rsidRDefault="004A3F9D" w:rsidP="00A54B10">
      <w:pPr>
        <w:ind w:right="-435"/>
        <w:rPr>
          <w:sz w:val="20"/>
          <w:szCs w:val="20"/>
        </w:rPr>
        <w:sectPr w:rsidR="004A3F9D" w:rsidSect="00982A53">
          <w:pgSz w:w="15840" w:h="12240" w:orient="landscape"/>
          <w:pgMar w:top="1440" w:right="1440" w:bottom="1440" w:left="1440" w:header="720" w:footer="720" w:gutter="0"/>
          <w:lnNumType w:countBy="1" w:restart="continuous"/>
          <w:pgNumType w:start="1"/>
          <w:cols w:space="720"/>
          <w:docGrid w:linePitch="326"/>
        </w:sectPr>
      </w:pPr>
    </w:p>
    <w:p w14:paraId="56B1695F" w14:textId="1B08C092" w:rsidR="00A54B10" w:rsidRDefault="00103802" w:rsidP="00A54B10">
      <w:r>
        <w:lastRenderedPageBreak/>
        <w:t>T</w:t>
      </w:r>
      <w:r w:rsidR="00475517">
        <w:t xml:space="preserve">able </w:t>
      </w:r>
      <w:r w:rsidR="00220BAC">
        <w:t>3</w:t>
      </w:r>
      <w:r w:rsidR="00475517">
        <w:t>.</w:t>
      </w:r>
      <w:r w:rsidR="000840DC">
        <w:t xml:space="preserve"> </w:t>
      </w:r>
      <w:r w:rsidR="000535C5">
        <w:t xml:space="preserve">Summary of </w:t>
      </w:r>
      <w:r w:rsidR="00B73403">
        <w:t xml:space="preserve">the </w:t>
      </w:r>
      <w:r w:rsidR="000535C5">
        <w:t>operating model</w:t>
      </w:r>
      <w:r w:rsidR="00DF4C27">
        <w:t xml:space="preserve"> (OM)</w:t>
      </w:r>
      <w:r w:rsidR="000535C5">
        <w:t xml:space="preserve"> configuration </w:t>
      </w:r>
      <w:r w:rsidR="000C6755">
        <w:t xml:space="preserve">used </w:t>
      </w:r>
      <w:r w:rsidR="00B00667">
        <w:t xml:space="preserve">for the </w:t>
      </w:r>
      <w:r w:rsidR="00F93072">
        <w:t xml:space="preserve">SPASAM-MSE </w:t>
      </w:r>
      <w:r w:rsidR="00B00667">
        <w:t>example</w:t>
      </w:r>
      <w:r w:rsidR="000C6755">
        <w:t xml:space="preserve"> application</w:t>
      </w:r>
      <w:r w:rsidR="00B00667">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7"/>
        <w:gridCol w:w="6313"/>
      </w:tblGrid>
      <w:tr w:rsidR="005336A3" w:rsidRPr="00BB5BC8" w14:paraId="7D7CF457" w14:textId="77777777" w:rsidTr="00AC28FB">
        <w:trPr>
          <w:cnfStyle w:val="100000000000" w:firstRow="1" w:lastRow="0" w:firstColumn="0" w:lastColumn="0" w:oddVBand="0" w:evenVBand="0" w:oddHBand="0" w:evenHBand="0" w:firstRowFirstColumn="0" w:firstRowLastColumn="0" w:lastRowFirstColumn="0" w:lastRowLastColumn="0"/>
          <w:tblHeader/>
        </w:trPr>
        <w:tc>
          <w:tcPr>
            <w:tcW w:w="1624" w:type="pct"/>
          </w:tcPr>
          <w:p w14:paraId="74B64CC3" w14:textId="5CB9D2A6" w:rsidR="00E8222E" w:rsidRPr="00BB5BC8" w:rsidRDefault="00E8222E" w:rsidP="003C40D2">
            <w:pPr>
              <w:pStyle w:val="Compact"/>
              <w:rPr>
                <w:rFonts w:ascii="Times New Roman" w:hAnsi="Times New Roman"/>
                <w:sz w:val="16"/>
                <w:szCs w:val="16"/>
              </w:rPr>
            </w:pPr>
            <w:r w:rsidRPr="00BB5BC8">
              <w:rPr>
                <w:rFonts w:ascii="Times New Roman" w:hAnsi="Times New Roman"/>
                <w:sz w:val="16"/>
                <w:szCs w:val="16"/>
              </w:rPr>
              <w:t>Component</w:t>
            </w:r>
          </w:p>
        </w:tc>
        <w:tc>
          <w:tcPr>
            <w:tcW w:w="3376" w:type="pct"/>
          </w:tcPr>
          <w:p w14:paraId="28BD33E7" w14:textId="77777777" w:rsidR="00E8222E" w:rsidRPr="00BB5BC8" w:rsidRDefault="00E8222E" w:rsidP="003C40D2">
            <w:pPr>
              <w:pStyle w:val="Compact"/>
              <w:rPr>
                <w:rFonts w:ascii="Times New Roman" w:hAnsi="Times New Roman"/>
                <w:sz w:val="16"/>
                <w:szCs w:val="16"/>
              </w:rPr>
            </w:pPr>
            <w:r w:rsidRPr="00BB5BC8">
              <w:rPr>
                <w:rFonts w:ascii="Times New Roman" w:hAnsi="Times New Roman"/>
                <w:sz w:val="16"/>
                <w:szCs w:val="16"/>
              </w:rPr>
              <w:t>Description</w:t>
            </w:r>
          </w:p>
        </w:tc>
      </w:tr>
      <w:tr w:rsidR="00C1412E" w:rsidRPr="00BB5BC8" w14:paraId="257C44C0"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E6C785B" w14:textId="552D63F3" w:rsidR="00C1412E" w:rsidRPr="00BB5BC8" w:rsidRDefault="00C1412E" w:rsidP="003C40D2">
            <w:pPr>
              <w:pStyle w:val="Compact"/>
              <w:rPr>
                <w:rFonts w:ascii="Times New Roman" w:hAnsi="Times New Roman"/>
                <w:b/>
                <w:bCs/>
                <w:i/>
                <w:iCs/>
                <w:sz w:val="16"/>
                <w:szCs w:val="16"/>
              </w:rPr>
            </w:pPr>
            <w:r w:rsidRPr="00BB5BC8">
              <w:rPr>
                <w:rFonts w:ascii="Times New Roman" w:hAnsi="Times New Roman"/>
                <w:b/>
                <w:bCs/>
                <w:i/>
                <w:iCs/>
                <w:sz w:val="16"/>
                <w:szCs w:val="16"/>
              </w:rPr>
              <w:t>Operating Model (OM)</w:t>
            </w:r>
          </w:p>
        </w:tc>
        <w:tc>
          <w:tcPr>
            <w:tcW w:w="3376" w:type="pct"/>
          </w:tcPr>
          <w:p w14:paraId="02522C5B" w14:textId="77777777" w:rsidR="00C1412E" w:rsidRPr="00BB5BC8" w:rsidRDefault="00C1412E" w:rsidP="003C40D2">
            <w:pPr>
              <w:pStyle w:val="Compact"/>
              <w:rPr>
                <w:rFonts w:ascii="Times New Roman" w:hAnsi="Times New Roman"/>
                <w:sz w:val="16"/>
                <w:szCs w:val="16"/>
              </w:rPr>
            </w:pPr>
          </w:p>
        </w:tc>
      </w:tr>
      <w:tr w:rsidR="005336A3" w:rsidRPr="00BB5BC8" w14:paraId="1C11D2AF" w14:textId="77777777" w:rsidTr="00AC28FB">
        <w:tblPrEx>
          <w:jc w:val="left"/>
        </w:tblPrEx>
        <w:tc>
          <w:tcPr>
            <w:tcW w:w="1624" w:type="pct"/>
          </w:tcPr>
          <w:p w14:paraId="3DB69C20" w14:textId="795516B7" w:rsidR="00E8222E" w:rsidRPr="00BB5BC8" w:rsidRDefault="00B62F52" w:rsidP="003C40D2">
            <w:pPr>
              <w:pStyle w:val="Compact"/>
              <w:rPr>
                <w:rFonts w:ascii="Times New Roman" w:hAnsi="Times New Roman"/>
                <w:sz w:val="16"/>
                <w:szCs w:val="16"/>
              </w:rPr>
            </w:pPr>
            <w:r w:rsidRPr="00BB5BC8">
              <w:rPr>
                <w:rFonts w:ascii="Times New Roman" w:hAnsi="Times New Roman"/>
                <w:sz w:val="16"/>
                <w:szCs w:val="16"/>
              </w:rPr>
              <w:t>Regions &amp; Populations</w:t>
            </w:r>
          </w:p>
        </w:tc>
        <w:tc>
          <w:tcPr>
            <w:tcW w:w="3376" w:type="pct"/>
          </w:tcPr>
          <w:p w14:paraId="381F1913" w14:textId="0D3AE8AC" w:rsidR="00E8222E" w:rsidRPr="00BB5BC8" w:rsidRDefault="005336A3" w:rsidP="003C40D2">
            <w:pPr>
              <w:pStyle w:val="Compact"/>
              <w:rPr>
                <w:rFonts w:ascii="Times New Roman" w:hAnsi="Times New Roman"/>
                <w:sz w:val="16"/>
                <w:szCs w:val="16"/>
              </w:rPr>
            </w:pPr>
            <w:r w:rsidRPr="00BB5BC8">
              <w:rPr>
                <w:rFonts w:ascii="Times New Roman" w:hAnsi="Times New Roman"/>
                <w:sz w:val="16"/>
                <w:szCs w:val="16"/>
              </w:rPr>
              <w:t>Two regions (North and South), each with its own natal population, fleet, and survey.</w:t>
            </w:r>
          </w:p>
        </w:tc>
      </w:tr>
      <w:tr w:rsidR="00633D55" w:rsidRPr="00BB5BC8" w14:paraId="26258DC5"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DB4989F" w14:textId="54CCFD25" w:rsidR="00633D55" w:rsidRPr="00BB5BC8" w:rsidRDefault="009243D6" w:rsidP="003C40D2">
            <w:pPr>
              <w:pStyle w:val="Compact"/>
              <w:rPr>
                <w:rFonts w:ascii="Times New Roman" w:hAnsi="Times New Roman"/>
                <w:sz w:val="16"/>
                <w:szCs w:val="16"/>
              </w:rPr>
            </w:pPr>
            <w:r w:rsidRPr="00BB5BC8">
              <w:rPr>
                <w:rFonts w:ascii="Times New Roman" w:hAnsi="Times New Roman"/>
                <w:sz w:val="16"/>
                <w:szCs w:val="16"/>
              </w:rPr>
              <w:t>Seasonal Structure</w:t>
            </w:r>
          </w:p>
        </w:tc>
        <w:tc>
          <w:tcPr>
            <w:tcW w:w="3376" w:type="pct"/>
          </w:tcPr>
          <w:p w14:paraId="244FD831" w14:textId="0A1E6B27" w:rsidR="00633D55" w:rsidRPr="00BB5BC8" w:rsidRDefault="001E07C9" w:rsidP="003C40D2">
            <w:pPr>
              <w:pStyle w:val="Compact"/>
              <w:rPr>
                <w:rFonts w:ascii="Times New Roman" w:hAnsi="Times New Roman"/>
                <w:sz w:val="16"/>
                <w:szCs w:val="16"/>
              </w:rPr>
            </w:pPr>
            <w:r w:rsidRPr="00BB5BC8">
              <w:rPr>
                <w:rFonts w:ascii="Times New Roman" w:hAnsi="Times New Roman"/>
                <w:sz w:val="16"/>
                <w:szCs w:val="16"/>
              </w:rPr>
              <w:t>The year is divided into 4 seasons of equal length (0.25 each): spring, summer, autumn, and winter.</w:t>
            </w:r>
          </w:p>
        </w:tc>
      </w:tr>
      <w:tr w:rsidR="005336A3" w:rsidRPr="00BB5BC8" w14:paraId="20B38690" w14:textId="77777777" w:rsidTr="00AC28FB">
        <w:tblPrEx>
          <w:jc w:val="left"/>
        </w:tblPrEx>
        <w:tc>
          <w:tcPr>
            <w:tcW w:w="1624" w:type="pct"/>
          </w:tcPr>
          <w:p w14:paraId="72CC42D0" w14:textId="695DC0C0" w:rsidR="00E8222E" w:rsidRPr="00BB5BC8" w:rsidRDefault="00F71E22" w:rsidP="005336A3">
            <w:pPr>
              <w:rPr>
                <w:sz w:val="16"/>
                <w:szCs w:val="16"/>
              </w:rPr>
            </w:pPr>
            <w:r w:rsidRPr="00BB5BC8">
              <w:rPr>
                <w:rFonts w:hint="eastAsia"/>
                <w:sz w:val="16"/>
                <w:szCs w:val="16"/>
              </w:rPr>
              <w:t>Number of Age Classes</w:t>
            </w:r>
          </w:p>
        </w:tc>
        <w:tc>
          <w:tcPr>
            <w:tcW w:w="3376" w:type="pct"/>
          </w:tcPr>
          <w:p w14:paraId="31B24FFE" w14:textId="1CAAA8BD" w:rsidR="00E8222E" w:rsidRPr="00BB5BC8" w:rsidRDefault="00C65A73" w:rsidP="005336A3">
            <w:pPr>
              <w:rPr>
                <w:sz w:val="16"/>
                <w:szCs w:val="16"/>
              </w:rPr>
            </w:pPr>
            <w:r w:rsidRPr="00BB5BC8">
              <w:rPr>
                <w:rFonts w:hint="eastAsia"/>
                <w:sz w:val="16"/>
                <w:szCs w:val="16"/>
              </w:rPr>
              <w:t>10</w:t>
            </w:r>
          </w:p>
        </w:tc>
      </w:tr>
      <w:tr w:rsidR="00893CB5" w:rsidRPr="00BB5BC8" w14:paraId="7DF552BA"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29A0AFBF" w14:textId="686B35BA" w:rsidR="00893CB5" w:rsidRPr="00BB5BC8" w:rsidRDefault="00893CB5" w:rsidP="005336A3">
            <w:pPr>
              <w:rPr>
                <w:sz w:val="16"/>
                <w:szCs w:val="16"/>
              </w:rPr>
            </w:pPr>
            <w:r w:rsidRPr="00BB5BC8">
              <w:rPr>
                <w:rFonts w:hint="eastAsia"/>
                <w:sz w:val="16"/>
                <w:szCs w:val="16"/>
              </w:rPr>
              <w:t>L</w:t>
            </w:r>
            <w:r w:rsidRPr="00BB5BC8">
              <w:rPr>
                <w:sz w:val="16"/>
                <w:szCs w:val="16"/>
              </w:rPr>
              <w:t xml:space="preserve">ife-history </w:t>
            </w:r>
            <w:r w:rsidR="0081755F" w:rsidRPr="00BB5BC8">
              <w:rPr>
                <w:rFonts w:hint="eastAsia"/>
                <w:sz w:val="16"/>
                <w:szCs w:val="16"/>
              </w:rPr>
              <w:t>P</w:t>
            </w:r>
            <w:r w:rsidRPr="00BB5BC8">
              <w:rPr>
                <w:sz w:val="16"/>
                <w:szCs w:val="16"/>
              </w:rPr>
              <w:t>arameters</w:t>
            </w:r>
          </w:p>
        </w:tc>
        <w:tc>
          <w:tcPr>
            <w:tcW w:w="3376" w:type="pct"/>
          </w:tcPr>
          <w:p w14:paraId="1482EE1C" w14:textId="6A4A35BF" w:rsidR="00893CB5" w:rsidRPr="00BB5BC8" w:rsidRDefault="00570AF1" w:rsidP="005336A3">
            <w:pPr>
              <w:rPr>
                <w:sz w:val="16"/>
                <w:szCs w:val="16"/>
              </w:rPr>
            </w:pPr>
            <w:r w:rsidRPr="00BB5BC8">
              <w:rPr>
                <w:sz w:val="16"/>
                <w:szCs w:val="16"/>
              </w:rPr>
              <w:t>Life-history parameters</w:t>
            </w:r>
            <w:r w:rsidR="002A3766" w:rsidRPr="00BB5BC8">
              <w:rPr>
                <w:sz w:val="16"/>
                <w:szCs w:val="16"/>
              </w:rPr>
              <w:t xml:space="preserve"> were derived for a medium-lived species from Wiedenmann et al. (2017).</w:t>
            </w:r>
          </w:p>
        </w:tc>
      </w:tr>
      <w:tr w:rsidR="005336A3" w:rsidRPr="00BB5BC8" w14:paraId="601C1419" w14:textId="77777777" w:rsidTr="00AC28FB">
        <w:tblPrEx>
          <w:jc w:val="left"/>
        </w:tblPrEx>
        <w:tc>
          <w:tcPr>
            <w:tcW w:w="1624" w:type="pct"/>
          </w:tcPr>
          <w:p w14:paraId="349614CA" w14:textId="10588CD1" w:rsidR="00B62F52" w:rsidRPr="00BB5BC8" w:rsidRDefault="00937F6B" w:rsidP="005336A3">
            <w:pPr>
              <w:rPr>
                <w:sz w:val="16"/>
                <w:szCs w:val="16"/>
              </w:rPr>
            </w:pPr>
            <w:r w:rsidRPr="00BB5BC8">
              <w:rPr>
                <w:sz w:val="16"/>
                <w:szCs w:val="16"/>
              </w:rPr>
              <w:t>Spawning Timing</w:t>
            </w:r>
          </w:p>
        </w:tc>
        <w:tc>
          <w:tcPr>
            <w:tcW w:w="3376" w:type="pct"/>
          </w:tcPr>
          <w:p w14:paraId="7CA85043" w14:textId="0FBC20B9" w:rsidR="00B62F52" w:rsidRPr="00BB5BC8" w:rsidRDefault="00334B38" w:rsidP="005336A3">
            <w:pPr>
              <w:rPr>
                <w:sz w:val="16"/>
                <w:szCs w:val="16"/>
              </w:rPr>
            </w:pPr>
            <w:r w:rsidRPr="00BB5BC8">
              <w:rPr>
                <w:sz w:val="16"/>
                <w:szCs w:val="16"/>
              </w:rPr>
              <w:t>Spawning occurs at year fraction 0.625.</w:t>
            </w:r>
          </w:p>
        </w:tc>
      </w:tr>
      <w:tr w:rsidR="005336A3" w:rsidRPr="00BB5BC8" w14:paraId="414A3827"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61C74571" w14:textId="7A387EAD" w:rsidR="00B62F52" w:rsidRPr="00BB5BC8" w:rsidRDefault="002B16BB" w:rsidP="005336A3">
            <w:pPr>
              <w:rPr>
                <w:sz w:val="16"/>
                <w:szCs w:val="16"/>
              </w:rPr>
            </w:pPr>
            <w:r w:rsidRPr="00BB5BC8">
              <w:rPr>
                <w:sz w:val="16"/>
                <w:szCs w:val="16"/>
              </w:rPr>
              <w:t>Historical</w:t>
            </w:r>
            <w:r w:rsidR="00FC7F4C" w:rsidRPr="00BB5BC8">
              <w:rPr>
                <w:sz w:val="16"/>
                <w:szCs w:val="16"/>
              </w:rPr>
              <w:t xml:space="preserve"> Period</w:t>
            </w:r>
          </w:p>
        </w:tc>
        <w:tc>
          <w:tcPr>
            <w:tcW w:w="3376" w:type="pct"/>
          </w:tcPr>
          <w:p w14:paraId="34BFE894" w14:textId="45B51D82" w:rsidR="00B62F52" w:rsidRPr="00BB5BC8" w:rsidRDefault="005F75F6" w:rsidP="005336A3">
            <w:pPr>
              <w:rPr>
                <w:sz w:val="16"/>
                <w:szCs w:val="16"/>
              </w:rPr>
            </w:pPr>
            <w:r w:rsidRPr="00BB5BC8">
              <w:rPr>
                <w:sz w:val="16"/>
                <w:szCs w:val="16"/>
              </w:rPr>
              <w:t>30-year historical period</w:t>
            </w:r>
          </w:p>
        </w:tc>
      </w:tr>
      <w:tr w:rsidR="005336A3" w:rsidRPr="00BB5BC8" w14:paraId="1F391B6A" w14:textId="77777777" w:rsidTr="00AC28FB">
        <w:tblPrEx>
          <w:jc w:val="left"/>
        </w:tblPrEx>
        <w:tc>
          <w:tcPr>
            <w:tcW w:w="1624" w:type="pct"/>
          </w:tcPr>
          <w:p w14:paraId="5F56BB3D" w14:textId="3ADDD4DE" w:rsidR="00B62F52" w:rsidRPr="00BB5BC8" w:rsidRDefault="00937F6B" w:rsidP="005336A3">
            <w:pPr>
              <w:rPr>
                <w:sz w:val="16"/>
                <w:szCs w:val="16"/>
              </w:rPr>
            </w:pPr>
            <w:r w:rsidRPr="00BB5BC8">
              <w:rPr>
                <w:sz w:val="16"/>
                <w:szCs w:val="16"/>
              </w:rPr>
              <w:t>Fishing Mortality</w:t>
            </w:r>
          </w:p>
        </w:tc>
        <w:tc>
          <w:tcPr>
            <w:tcW w:w="3376" w:type="pct"/>
          </w:tcPr>
          <w:p w14:paraId="1D59F5D8" w14:textId="22E100FD" w:rsidR="00B62F52" w:rsidRPr="00BB5BC8" w:rsidRDefault="004359B0" w:rsidP="005336A3">
            <w:pPr>
              <w:rPr>
                <w:sz w:val="16"/>
                <w:szCs w:val="16"/>
              </w:rPr>
            </w:pPr>
            <w:r w:rsidRPr="00BB5BC8">
              <w:rPr>
                <w:sz w:val="16"/>
                <w:szCs w:val="16"/>
              </w:rPr>
              <w:t xml:space="preserve">Fleet-specific </w:t>
            </w:r>
            <w:r w:rsidR="00FA7FC0" w:rsidRPr="00BB5BC8">
              <w:rPr>
                <w:i/>
                <w:iCs/>
                <w:sz w:val="16"/>
                <w:szCs w:val="16"/>
              </w:rPr>
              <w:t>F</w:t>
            </w:r>
            <w:r w:rsidR="00FA7FC0" w:rsidRPr="00BB5BC8">
              <w:rPr>
                <w:sz w:val="16"/>
                <w:szCs w:val="16"/>
              </w:rPr>
              <w:t xml:space="preserve"> = 0.2 for first 15 years, then reduced to </w:t>
            </w:r>
            <w:r w:rsidR="00FA7FC0" w:rsidRPr="00BB5BC8">
              <w:rPr>
                <w:i/>
                <w:iCs/>
                <w:sz w:val="16"/>
                <w:szCs w:val="16"/>
              </w:rPr>
              <w:t>F</w:t>
            </w:r>
            <w:r w:rsidR="00FA7FC0" w:rsidRPr="00BB5BC8">
              <w:rPr>
                <w:sz w:val="16"/>
                <w:szCs w:val="16"/>
              </w:rPr>
              <w:t xml:space="preserve"> = 0.1 for next 15 years</w:t>
            </w:r>
          </w:p>
        </w:tc>
      </w:tr>
      <w:tr w:rsidR="005336A3" w:rsidRPr="00BB5BC8" w14:paraId="2C345A4C"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D3C1A95" w14:textId="77F14618" w:rsidR="00B62F52" w:rsidRPr="00BB5BC8" w:rsidRDefault="00937F6B" w:rsidP="005336A3">
            <w:pPr>
              <w:rPr>
                <w:sz w:val="16"/>
                <w:szCs w:val="16"/>
              </w:rPr>
            </w:pPr>
            <w:r w:rsidRPr="00BB5BC8">
              <w:rPr>
                <w:sz w:val="16"/>
                <w:szCs w:val="16"/>
              </w:rPr>
              <w:t>Fleet Operations</w:t>
            </w:r>
          </w:p>
        </w:tc>
        <w:tc>
          <w:tcPr>
            <w:tcW w:w="3376" w:type="pct"/>
          </w:tcPr>
          <w:p w14:paraId="65D4B519" w14:textId="218709B7" w:rsidR="00B62F52" w:rsidRPr="00BB5BC8" w:rsidRDefault="005F75F6" w:rsidP="005336A3">
            <w:pPr>
              <w:rPr>
                <w:sz w:val="16"/>
                <w:szCs w:val="16"/>
              </w:rPr>
            </w:pPr>
            <w:r w:rsidRPr="00BB5BC8">
              <w:rPr>
                <w:sz w:val="16"/>
                <w:szCs w:val="16"/>
              </w:rPr>
              <w:t>Fleets in both regions operate year-round.</w:t>
            </w:r>
          </w:p>
        </w:tc>
      </w:tr>
      <w:tr w:rsidR="00981BEB" w:rsidRPr="00BB5BC8" w14:paraId="6A6DD00F" w14:textId="77777777" w:rsidTr="00AC28FB">
        <w:tblPrEx>
          <w:jc w:val="left"/>
        </w:tblPrEx>
        <w:tc>
          <w:tcPr>
            <w:tcW w:w="1624" w:type="pct"/>
          </w:tcPr>
          <w:p w14:paraId="3BC0ED28" w14:textId="1A5DAE9C" w:rsidR="00981BEB" w:rsidRPr="00BB5BC8" w:rsidRDefault="00981BEB" w:rsidP="00981BEB">
            <w:pPr>
              <w:rPr>
                <w:sz w:val="16"/>
                <w:szCs w:val="16"/>
              </w:rPr>
            </w:pPr>
            <w:r w:rsidRPr="00BB5BC8">
              <w:rPr>
                <w:sz w:val="16"/>
                <w:szCs w:val="16"/>
              </w:rPr>
              <w:t>Survey Timing</w:t>
            </w:r>
          </w:p>
        </w:tc>
        <w:tc>
          <w:tcPr>
            <w:tcW w:w="3376" w:type="pct"/>
          </w:tcPr>
          <w:p w14:paraId="7356F7D0" w14:textId="046B5565" w:rsidR="00981BEB" w:rsidRPr="00BB5BC8" w:rsidRDefault="00981BEB" w:rsidP="00981BEB">
            <w:pPr>
              <w:rPr>
                <w:sz w:val="16"/>
                <w:szCs w:val="16"/>
              </w:rPr>
            </w:pPr>
            <w:r w:rsidRPr="00BB5BC8">
              <w:rPr>
                <w:sz w:val="16"/>
                <w:szCs w:val="16"/>
              </w:rPr>
              <w:t>Surveys in both regions at 0.625 of the year</w:t>
            </w:r>
            <w:r w:rsidR="00060BCA" w:rsidRPr="00BB5BC8">
              <w:rPr>
                <w:sz w:val="16"/>
                <w:szCs w:val="16"/>
              </w:rPr>
              <w:t>.</w:t>
            </w:r>
          </w:p>
        </w:tc>
      </w:tr>
      <w:tr w:rsidR="005336A3" w:rsidRPr="00BB5BC8" w14:paraId="37B2EED6"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35035111" w14:textId="6C5FE261" w:rsidR="00B62F52" w:rsidRPr="00BB5BC8" w:rsidRDefault="00A27660" w:rsidP="005336A3">
            <w:pPr>
              <w:rPr>
                <w:sz w:val="16"/>
                <w:szCs w:val="16"/>
              </w:rPr>
            </w:pPr>
            <w:r w:rsidRPr="00BB5BC8">
              <w:rPr>
                <w:sz w:val="16"/>
                <w:szCs w:val="16"/>
              </w:rPr>
              <w:t xml:space="preserve">Coefficient of Variation </w:t>
            </w:r>
            <w:r w:rsidR="00023531" w:rsidRPr="00BB5BC8">
              <w:rPr>
                <w:sz w:val="16"/>
                <w:szCs w:val="16"/>
              </w:rPr>
              <w:t>(CV)</w:t>
            </w:r>
            <w:r w:rsidR="007E0C27" w:rsidRPr="00BB5BC8">
              <w:rPr>
                <w:sz w:val="16"/>
                <w:szCs w:val="16"/>
              </w:rPr>
              <w:t xml:space="preserve"> </w:t>
            </w:r>
            <w:r w:rsidRPr="00BB5BC8">
              <w:rPr>
                <w:sz w:val="16"/>
                <w:szCs w:val="16"/>
              </w:rPr>
              <w:t>for Fleet and Survey</w:t>
            </w:r>
          </w:p>
        </w:tc>
        <w:tc>
          <w:tcPr>
            <w:tcW w:w="3376" w:type="pct"/>
          </w:tcPr>
          <w:p w14:paraId="5B49C261" w14:textId="533FFB2F" w:rsidR="00B62F52" w:rsidRPr="00BB5BC8" w:rsidRDefault="00A27660" w:rsidP="005336A3">
            <w:pPr>
              <w:rPr>
                <w:sz w:val="16"/>
                <w:szCs w:val="16"/>
              </w:rPr>
            </w:pPr>
            <w:r w:rsidRPr="00BB5BC8">
              <w:rPr>
                <w:sz w:val="16"/>
                <w:szCs w:val="16"/>
              </w:rPr>
              <w:t>Fleet catch CV = 0.2; Survey index CV = 0.1</w:t>
            </w:r>
          </w:p>
        </w:tc>
      </w:tr>
      <w:tr w:rsidR="006B7146" w:rsidRPr="00BB5BC8" w14:paraId="65F4778D" w14:textId="77777777" w:rsidTr="00AC28FB">
        <w:tblPrEx>
          <w:jc w:val="left"/>
        </w:tblPrEx>
        <w:tc>
          <w:tcPr>
            <w:tcW w:w="1624" w:type="pct"/>
          </w:tcPr>
          <w:p w14:paraId="6C463CF1" w14:textId="10E79664" w:rsidR="006B7146" w:rsidRPr="00BB5BC8" w:rsidRDefault="006B7146" w:rsidP="005336A3">
            <w:pPr>
              <w:rPr>
                <w:sz w:val="16"/>
                <w:szCs w:val="16"/>
              </w:rPr>
            </w:pPr>
            <w:r w:rsidRPr="00BB5BC8">
              <w:rPr>
                <w:sz w:val="16"/>
                <w:szCs w:val="16"/>
              </w:rPr>
              <w:t>Age Composition Likelihood for Fleets and Surveys</w:t>
            </w:r>
          </w:p>
        </w:tc>
        <w:tc>
          <w:tcPr>
            <w:tcW w:w="3376" w:type="pct"/>
          </w:tcPr>
          <w:p w14:paraId="5D9CDDC3" w14:textId="420103F7" w:rsidR="006B7146" w:rsidRPr="00BB5BC8" w:rsidRDefault="006B7146" w:rsidP="005336A3">
            <w:pPr>
              <w:rPr>
                <w:sz w:val="16"/>
                <w:szCs w:val="16"/>
              </w:rPr>
            </w:pPr>
            <w:r w:rsidRPr="00BB5BC8">
              <w:rPr>
                <w:sz w:val="16"/>
                <w:szCs w:val="16"/>
              </w:rPr>
              <w:t xml:space="preserve">Multinomial </w:t>
            </w:r>
          </w:p>
        </w:tc>
      </w:tr>
      <w:tr w:rsidR="00A27660" w:rsidRPr="00BB5BC8" w14:paraId="256C992F"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8D8FC81" w14:textId="44919AAB" w:rsidR="00A27660" w:rsidRPr="00BB5BC8" w:rsidRDefault="00A27660" w:rsidP="005336A3">
            <w:pPr>
              <w:rPr>
                <w:sz w:val="16"/>
                <w:szCs w:val="16"/>
              </w:rPr>
            </w:pPr>
            <w:r w:rsidRPr="00BB5BC8">
              <w:rPr>
                <w:sz w:val="16"/>
                <w:szCs w:val="16"/>
              </w:rPr>
              <w:t>Effective Sample Size (ESS) for Fleet and Survey Age Composition</w:t>
            </w:r>
          </w:p>
        </w:tc>
        <w:tc>
          <w:tcPr>
            <w:tcW w:w="3376" w:type="pct"/>
          </w:tcPr>
          <w:p w14:paraId="475BBCF3" w14:textId="3F1AB3A1" w:rsidR="00A27660" w:rsidRPr="00BB5BC8" w:rsidRDefault="00846D29" w:rsidP="005336A3">
            <w:pPr>
              <w:rPr>
                <w:sz w:val="16"/>
                <w:szCs w:val="16"/>
              </w:rPr>
            </w:pPr>
            <w:r w:rsidRPr="00BB5BC8">
              <w:rPr>
                <w:sz w:val="16"/>
                <w:szCs w:val="16"/>
              </w:rPr>
              <w:t xml:space="preserve">ESS = </w:t>
            </w:r>
            <w:r w:rsidR="00A27660" w:rsidRPr="00BB5BC8">
              <w:rPr>
                <w:sz w:val="16"/>
                <w:szCs w:val="16"/>
              </w:rPr>
              <w:t>100</w:t>
            </w:r>
          </w:p>
        </w:tc>
      </w:tr>
      <w:tr w:rsidR="005336A3" w:rsidRPr="00BB5BC8" w14:paraId="14AF150B" w14:textId="77777777" w:rsidTr="00AC28FB">
        <w:tblPrEx>
          <w:jc w:val="left"/>
        </w:tblPrEx>
        <w:tc>
          <w:tcPr>
            <w:tcW w:w="1624" w:type="pct"/>
          </w:tcPr>
          <w:p w14:paraId="6F14C1BB" w14:textId="6BF2E97E" w:rsidR="00B62F52" w:rsidRPr="00BB5BC8" w:rsidRDefault="00937F6B" w:rsidP="005336A3">
            <w:pPr>
              <w:rPr>
                <w:sz w:val="16"/>
                <w:szCs w:val="16"/>
              </w:rPr>
            </w:pPr>
            <w:r w:rsidRPr="00BB5BC8">
              <w:rPr>
                <w:sz w:val="16"/>
                <w:szCs w:val="16"/>
              </w:rPr>
              <w:t>Survey Catchability</w:t>
            </w:r>
          </w:p>
        </w:tc>
        <w:tc>
          <w:tcPr>
            <w:tcW w:w="3376" w:type="pct"/>
          </w:tcPr>
          <w:p w14:paraId="0A5908B1" w14:textId="5CF24780" w:rsidR="00B62F52" w:rsidRPr="00BB5BC8" w:rsidRDefault="002C75E7" w:rsidP="005336A3">
            <w:pPr>
              <w:rPr>
                <w:sz w:val="16"/>
                <w:szCs w:val="16"/>
              </w:rPr>
            </w:pPr>
            <w:r w:rsidRPr="00BB5BC8">
              <w:rPr>
                <w:sz w:val="16"/>
                <w:szCs w:val="16"/>
              </w:rPr>
              <w:t xml:space="preserve">Catchability = </w:t>
            </w:r>
            <w:r w:rsidR="005F75F6" w:rsidRPr="00BB5BC8">
              <w:rPr>
                <w:sz w:val="16"/>
                <w:szCs w:val="16"/>
              </w:rPr>
              <w:t>0.2 for both surveys</w:t>
            </w:r>
          </w:p>
        </w:tc>
      </w:tr>
      <w:tr w:rsidR="00F2625D" w:rsidRPr="00BB5BC8" w14:paraId="448927DD"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27E2A90" w14:textId="3A0F010E" w:rsidR="00B62F52" w:rsidRPr="00BB5BC8" w:rsidRDefault="00937F6B" w:rsidP="005336A3">
            <w:pPr>
              <w:rPr>
                <w:sz w:val="16"/>
                <w:szCs w:val="16"/>
              </w:rPr>
            </w:pPr>
            <w:r w:rsidRPr="00BB5BC8">
              <w:rPr>
                <w:sz w:val="16"/>
                <w:szCs w:val="16"/>
              </w:rPr>
              <w:t>Movement Dynamics</w:t>
            </w:r>
          </w:p>
        </w:tc>
        <w:tc>
          <w:tcPr>
            <w:tcW w:w="3376" w:type="pct"/>
          </w:tcPr>
          <w:p w14:paraId="7D33BA90" w14:textId="4F410D14" w:rsidR="00B62F52" w:rsidRPr="00BB5BC8" w:rsidRDefault="00AE4CB9" w:rsidP="005336A3">
            <w:pPr>
              <w:rPr>
                <w:sz w:val="16"/>
                <w:szCs w:val="16"/>
              </w:rPr>
            </w:pPr>
            <w:r w:rsidRPr="00BB5BC8">
              <w:rPr>
                <w:rFonts w:hint="eastAsia"/>
                <w:sz w:val="16"/>
                <w:szCs w:val="16"/>
              </w:rPr>
              <w:t>Seasonal movement: Spring/Winter</w:t>
            </w:r>
            <w:r w:rsidRPr="00BB5BC8">
              <w:rPr>
                <w:rFonts w:hint="eastAsia"/>
                <w:sz w:val="16"/>
                <w:szCs w:val="16"/>
              </w:rPr>
              <w:t>—</w:t>
            </w:r>
            <w:r w:rsidRPr="00BB5BC8">
              <w:rPr>
                <w:rFonts w:hint="eastAsia"/>
                <w:sz w:val="16"/>
                <w:szCs w:val="16"/>
              </w:rPr>
              <w:t>movement allowed (North</w:t>
            </w:r>
            <w:r w:rsidRPr="00BB5BC8">
              <w:rPr>
                <w:rFonts w:hint="eastAsia"/>
                <w:sz w:val="16"/>
                <w:szCs w:val="16"/>
              </w:rPr>
              <w:t>→</w:t>
            </w:r>
            <w:r w:rsidRPr="00BB5BC8">
              <w:rPr>
                <w:rFonts w:hint="eastAsia"/>
                <w:sz w:val="16"/>
                <w:szCs w:val="16"/>
              </w:rPr>
              <w:t>South: 0.3, South</w:t>
            </w:r>
            <w:r w:rsidRPr="00BB5BC8">
              <w:rPr>
                <w:rFonts w:hint="eastAsia"/>
                <w:sz w:val="16"/>
                <w:szCs w:val="16"/>
              </w:rPr>
              <w:t>→</w:t>
            </w:r>
            <w:r w:rsidRPr="00BB5BC8">
              <w:rPr>
                <w:rFonts w:hint="eastAsia"/>
                <w:sz w:val="16"/>
                <w:szCs w:val="16"/>
              </w:rPr>
              <w:t>North: 0.1); Summer</w:t>
            </w:r>
            <w:r w:rsidRPr="00BB5BC8">
              <w:rPr>
                <w:rFonts w:hint="eastAsia"/>
                <w:sz w:val="16"/>
                <w:szCs w:val="16"/>
              </w:rPr>
              <w:t>—</w:t>
            </w:r>
            <w:r w:rsidRPr="00BB5BC8">
              <w:rPr>
                <w:rFonts w:hint="eastAsia"/>
                <w:sz w:val="16"/>
                <w:szCs w:val="16"/>
              </w:rPr>
              <w:t>natal homing; Autumn (spawning season)</w:t>
            </w:r>
            <w:r w:rsidRPr="00BB5BC8">
              <w:rPr>
                <w:rFonts w:hint="eastAsia"/>
                <w:sz w:val="16"/>
                <w:szCs w:val="16"/>
              </w:rPr>
              <w:t>—</w:t>
            </w:r>
            <w:r w:rsidRPr="00BB5BC8">
              <w:rPr>
                <w:rFonts w:hint="eastAsia"/>
                <w:sz w:val="16"/>
                <w:szCs w:val="16"/>
              </w:rPr>
              <w:t>no movement.</w:t>
            </w:r>
          </w:p>
        </w:tc>
      </w:tr>
      <w:tr w:rsidR="00D80357" w:rsidRPr="00BB5BC8" w14:paraId="45007C7B" w14:textId="77777777" w:rsidTr="00AC28FB">
        <w:tblPrEx>
          <w:jc w:val="left"/>
        </w:tblPrEx>
        <w:tc>
          <w:tcPr>
            <w:tcW w:w="1624" w:type="pct"/>
          </w:tcPr>
          <w:p w14:paraId="5A01525D" w14:textId="5967BE0A" w:rsidR="00D80357" w:rsidRPr="00BB5BC8" w:rsidRDefault="00D80357" w:rsidP="00D80357">
            <w:pPr>
              <w:rPr>
                <w:sz w:val="16"/>
                <w:szCs w:val="16"/>
              </w:rPr>
            </w:pPr>
            <w:r w:rsidRPr="00BB5BC8">
              <w:rPr>
                <w:sz w:val="16"/>
                <w:szCs w:val="16"/>
              </w:rPr>
              <w:t>Movement Assumptions</w:t>
            </w:r>
          </w:p>
        </w:tc>
        <w:tc>
          <w:tcPr>
            <w:tcW w:w="3376" w:type="pct"/>
          </w:tcPr>
          <w:p w14:paraId="7FC1B317" w14:textId="2281CBC4" w:rsidR="00D80357" w:rsidRPr="00BB5BC8" w:rsidRDefault="00D80357" w:rsidP="00D80357">
            <w:pPr>
              <w:rPr>
                <w:sz w:val="16"/>
                <w:szCs w:val="16"/>
              </w:rPr>
            </w:pPr>
            <w:r w:rsidRPr="00BB5BC8">
              <w:rPr>
                <w:sz w:val="16"/>
                <w:szCs w:val="16"/>
              </w:rPr>
              <w:t>Movement rates during spring and winter are region-specific and assumed to be constant across ages and years.</w:t>
            </w:r>
          </w:p>
        </w:tc>
      </w:tr>
      <w:tr w:rsidR="00F2625D" w:rsidRPr="00BB5BC8" w14:paraId="6811C05C"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C97066A" w14:textId="071A4EDF" w:rsidR="00B62F52" w:rsidRPr="00BB5BC8" w:rsidRDefault="00937F6B" w:rsidP="005336A3">
            <w:pPr>
              <w:rPr>
                <w:sz w:val="16"/>
                <w:szCs w:val="16"/>
              </w:rPr>
            </w:pPr>
            <w:r w:rsidRPr="00BB5BC8">
              <w:rPr>
                <w:sz w:val="16"/>
                <w:szCs w:val="16"/>
              </w:rPr>
              <w:t>Selectivity</w:t>
            </w:r>
          </w:p>
        </w:tc>
        <w:tc>
          <w:tcPr>
            <w:tcW w:w="3376" w:type="pct"/>
          </w:tcPr>
          <w:p w14:paraId="28DE027A" w14:textId="66CD0F7E" w:rsidR="00B62F52" w:rsidRPr="00BB5BC8" w:rsidRDefault="00FE2F8B" w:rsidP="005336A3">
            <w:pPr>
              <w:rPr>
                <w:sz w:val="16"/>
                <w:szCs w:val="16"/>
              </w:rPr>
            </w:pPr>
            <w:r w:rsidRPr="00BB5BC8">
              <w:rPr>
                <w:sz w:val="16"/>
                <w:szCs w:val="16"/>
              </w:rPr>
              <w:t>Logistic selectivity curves are used. Parameters are the same for both fleets and the same for both surveys: fleets use (a₅₀ = 3, slope = 1); surveys use (a₅₀ = 2, slope = 1). Selectivity is constant over time.</w:t>
            </w:r>
          </w:p>
        </w:tc>
      </w:tr>
      <w:tr w:rsidR="00C1412E" w:rsidRPr="00BB5BC8" w14:paraId="60FA6A6B" w14:textId="77777777" w:rsidTr="00AC28FB">
        <w:tblPrEx>
          <w:jc w:val="left"/>
        </w:tblPrEx>
        <w:tc>
          <w:tcPr>
            <w:tcW w:w="1624" w:type="pct"/>
          </w:tcPr>
          <w:p w14:paraId="5776EE6F" w14:textId="46D478E5" w:rsidR="00B62F52" w:rsidRPr="00BB5BC8" w:rsidRDefault="00937F6B" w:rsidP="005336A3">
            <w:pPr>
              <w:rPr>
                <w:sz w:val="16"/>
                <w:szCs w:val="16"/>
              </w:rPr>
            </w:pPr>
            <w:r w:rsidRPr="00BB5BC8">
              <w:rPr>
                <w:sz w:val="16"/>
                <w:szCs w:val="16"/>
              </w:rPr>
              <w:t>Natural Mortality</w:t>
            </w:r>
          </w:p>
        </w:tc>
        <w:tc>
          <w:tcPr>
            <w:tcW w:w="3376" w:type="pct"/>
          </w:tcPr>
          <w:p w14:paraId="08A5F025" w14:textId="37BEC02A" w:rsidR="00B62F52" w:rsidRPr="00BB5BC8" w:rsidRDefault="00C00550" w:rsidP="005336A3">
            <w:pPr>
              <w:rPr>
                <w:color w:val="000000"/>
                <w:sz w:val="16"/>
                <w:szCs w:val="16"/>
              </w:rPr>
            </w:pPr>
            <w:r w:rsidRPr="00BB5BC8">
              <w:rPr>
                <w:color w:val="000000"/>
                <w:sz w:val="16"/>
                <w:szCs w:val="16"/>
              </w:rPr>
              <w:t>Set to 0.2; assumed constant across time, age, regions, and populations.</w:t>
            </w:r>
          </w:p>
        </w:tc>
      </w:tr>
      <w:tr w:rsidR="00F2625D" w:rsidRPr="00BB5BC8" w14:paraId="1FCFC333"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52A3553E" w14:textId="3B41E268" w:rsidR="00B62F52" w:rsidRPr="00BB5BC8" w:rsidRDefault="00937F6B" w:rsidP="005336A3">
            <w:pPr>
              <w:rPr>
                <w:sz w:val="16"/>
                <w:szCs w:val="16"/>
              </w:rPr>
            </w:pPr>
            <w:r w:rsidRPr="00BB5BC8">
              <w:rPr>
                <w:sz w:val="16"/>
                <w:szCs w:val="16"/>
              </w:rPr>
              <w:t xml:space="preserve">Recruitment </w:t>
            </w:r>
            <w:r w:rsidR="000F5CAE" w:rsidRPr="00BB5BC8">
              <w:rPr>
                <w:sz w:val="16"/>
                <w:szCs w:val="16"/>
              </w:rPr>
              <w:t>Model</w:t>
            </w:r>
          </w:p>
        </w:tc>
        <w:tc>
          <w:tcPr>
            <w:tcW w:w="3376" w:type="pct"/>
          </w:tcPr>
          <w:p w14:paraId="5F0A0E34" w14:textId="03AE229F" w:rsidR="00B62F52" w:rsidRPr="00BB5BC8" w:rsidRDefault="00BA2191" w:rsidP="00056CC8">
            <w:pPr>
              <w:rPr>
                <w:sz w:val="16"/>
                <w:szCs w:val="16"/>
              </w:rPr>
            </w:pPr>
            <w:r w:rsidRPr="00BB5BC8">
              <w:rPr>
                <w:sz w:val="16"/>
                <w:szCs w:val="16"/>
              </w:rPr>
              <w:t xml:space="preserve">No stock–recruit relationship assumed. Recruitment for each population is modeled as random deviations around a mean of </w:t>
            </w:r>
            <w:r w:rsidR="0046352F" w:rsidRPr="00BB5BC8">
              <w:rPr>
                <w:sz w:val="16"/>
                <w:szCs w:val="16"/>
              </w:rPr>
              <w:t>e</w:t>
            </w:r>
            <w:r w:rsidR="00F0123F" w:rsidRPr="00BB5BC8">
              <w:rPr>
                <w:sz w:val="16"/>
                <w:szCs w:val="16"/>
                <w:vertAlign w:val="superscript"/>
              </w:rPr>
              <w:t>10</w:t>
            </w:r>
            <w:r w:rsidRPr="00BB5BC8">
              <w:rPr>
                <w:sz w:val="16"/>
                <w:szCs w:val="16"/>
              </w:rPr>
              <w:t xml:space="preserve">, with </w:t>
            </w:r>
            <w:r w:rsidR="00DB39FC" w:rsidRPr="00BB5BC8">
              <w:rPr>
                <w:sz w:val="16"/>
                <w:szCs w:val="16"/>
              </w:rPr>
              <w:t>independently and identically distributed (</w:t>
            </w:r>
            <w:r w:rsidR="00056CC8">
              <w:rPr>
                <w:sz w:val="16"/>
                <w:szCs w:val="16"/>
              </w:rPr>
              <w:t>IID</w:t>
            </w:r>
            <w:r w:rsidR="00DB39FC" w:rsidRPr="00BB5BC8">
              <w:rPr>
                <w:sz w:val="16"/>
                <w:szCs w:val="16"/>
              </w:rPr>
              <w:t>) with a standard deviation</w:t>
            </w:r>
            <w:r w:rsidR="00A00138" w:rsidRPr="00BB5BC8">
              <w:rPr>
                <w:sz w:val="16"/>
                <w:szCs w:val="16"/>
              </w:rPr>
              <w:t xml:space="preserve"> (SD)</w:t>
            </w:r>
            <w:r w:rsidR="00DB39FC" w:rsidRPr="00BB5BC8">
              <w:rPr>
                <w:sz w:val="16"/>
                <w:szCs w:val="16"/>
              </w:rPr>
              <w:t xml:space="preserve"> of 0.8</w:t>
            </w:r>
            <w:r w:rsidRPr="00BB5BC8">
              <w:rPr>
                <w:sz w:val="16"/>
                <w:szCs w:val="16"/>
              </w:rPr>
              <w:t>.</w:t>
            </w:r>
          </w:p>
        </w:tc>
      </w:tr>
      <w:tr w:rsidR="00C1412E" w:rsidRPr="00BB5BC8" w14:paraId="65710875" w14:textId="77777777" w:rsidTr="00AC28FB">
        <w:tblPrEx>
          <w:jc w:val="left"/>
        </w:tblPrEx>
        <w:tc>
          <w:tcPr>
            <w:tcW w:w="1624" w:type="pct"/>
          </w:tcPr>
          <w:p w14:paraId="37762BBB" w14:textId="58D35336" w:rsidR="00B62F52" w:rsidRPr="00BB5BC8" w:rsidRDefault="00937F6B" w:rsidP="005336A3">
            <w:pPr>
              <w:rPr>
                <w:sz w:val="16"/>
                <w:szCs w:val="16"/>
              </w:rPr>
            </w:pPr>
            <w:r w:rsidRPr="00BB5BC8">
              <w:rPr>
                <w:sz w:val="16"/>
                <w:szCs w:val="16"/>
              </w:rPr>
              <w:t>Numbers-at</w:t>
            </w:r>
            <w:r w:rsidR="0003527C" w:rsidRPr="00BB5BC8">
              <w:rPr>
                <w:sz w:val="16"/>
                <w:szCs w:val="16"/>
              </w:rPr>
              <w:t>-a</w:t>
            </w:r>
            <w:r w:rsidRPr="00BB5BC8">
              <w:rPr>
                <w:sz w:val="16"/>
                <w:szCs w:val="16"/>
              </w:rPr>
              <w:t>ge </w:t>
            </w:r>
            <w:r w:rsidR="00F2625D" w:rsidRPr="00BB5BC8">
              <w:rPr>
                <w:sz w:val="16"/>
                <w:szCs w:val="16"/>
              </w:rPr>
              <w:t xml:space="preserve">(NAA) </w:t>
            </w:r>
            <w:r w:rsidR="00FD020A" w:rsidRPr="00BB5BC8">
              <w:rPr>
                <w:sz w:val="16"/>
                <w:szCs w:val="16"/>
              </w:rPr>
              <w:t>Transitions</w:t>
            </w:r>
          </w:p>
        </w:tc>
        <w:tc>
          <w:tcPr>
            <w:tcW w:w="3376" w:type="pct"/>
          </w:tcPr>
          <w:p w14:paraId="4B78696B" w14:textId="1D13D552" w:rsidR="00B62F52" w:rsidRPr="00BB5BC8" w:rsidRDefault="00AA036C" w:rsidP="00543678">
            <w:pPr>
              <w:rPr>
                <w:sz w:val="16"/>
                <w:szCs w:val="16"/>
              </w:rPr>
            </w:pPr>
            <w:r w:rsidRPr="00BB5BC8">
              <w:rPr>
                <w:sz w:val="16"/>
                <w:szCs w:val="16"/>
              </w:rPr>
              <w:t xml:space="preserve">Modeled as </w:t>
            </w:r>
            <w:r w:rsidR="00097CA9">
              <w:rPr>
                <w:sz w:val="16"/>
                <w:szCs w:val="16"/>
              </w:rPr>
              <w:t xml:space="preserve">independently and </w:t>
            </w:r>
            <w:r w:rsidR="00ED7FCA" w:rsidRPr="00BB5BC8">
              <w:rPr>
                <w:sz w:val="16"/>
                <w:szCs w:val="16"/>
              </w:rPr>
              <w:t>identically distributed (</w:t>
            </w:r>
            <w:r w:rsidR="00543678">
              <w:rPr>
                <w:sz w:val="16"/>
                <w:szCs w:val="16"/>
              </w:rPr>
              <w:t>IID</w:t>
            </w:r>
            <w:r w:rsidR="00ED7FCA" w:rsidRPr="00BB5BC8">
              <w:rPr>
                <w:sz w:val="16"/>
                <w:szCs w:val="16"/>
              </w:rPr>
              <w:t xml:space="preserve">) </w:t>
            </w:r>
            <w:r w:rsidRPr="00BB5BC8">
              <w:rPr>
                <w:sz w:val="16"/>
                <w:szCs w:val="16"/>
              </w:rPr>
              <w:t xml:space="preserve">random effects </w:t>
            </w:r>
            <w:r w:rsidR="00ED7FCA" w:rsidRPr="00BB5BC8">
              <w:rPr>
                <w:sz w:val="16"/>
                <w:szCs w:val="16"/>
              </w:rPr>
              <w:t>with a standard deviation (SD) of 0.3</w:t>
            </w:r>
          </w:p>
        </w:tc>
      </w:tr>
      <w:tr w:rsidR="00F2625D" w:rsidRPr="00BB5BC8" w14:paraId="10CBB207" w14:textId="77777777" w:rsidTr="00AC28FB">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FEAE509" w14:textId="5A58D67F" w:rsidR="00B62F52" w:rsidRPr="00BB5BC8" w:rsidRDefault="00A90573" w:rsidP="005336A3">
            <w:pPr>
              <w:rPr>
                <w:sz w:val="16"/>
                <w:szCs w:val="16"/>
              </w:rPr>
            </w:pPr>
            <w:r w:rsidRPr="00BB5BC8">
              <w:rPr>
                <w:sz w:val="16"/>
                <w:szCs w:val="16"/>
              </w:rPr>
              <w:t>Initial Numbers-at-age</w:t>
            </w:r>
          </w:p>
        </w:tc>
        <w:tc>
          <w:tcPr>
            <w:tcW w:w="3376" w:type="pct"/>
          </w:tcPr>
          <w:p w14:paraId="0161677C" w14:textId="17C59AFF" w:rsidR="00B62F52" w:rsidRPr="00BB5BC8" w:rsidRDefault="00AA036C" w:rsidP="005336A3">
            <w:pPr>
              <w:rPr>
                <w:sz w:val="16"/>
                <w:szCs w:val="16"/>
              </w:rPr>
            </w:pPr>
            <w:r w:rsidRPr="00BB5BC8">
              <w:rPr>
                <w:sz w:val="16"/>
                <w:szCs w:val="16"/>
              </w:rPr>
              <w:t>Equilibrium</w:t>
            </w:r>
            <w:r w:rsidR="0084159F" w:rsidRPr="00BB5BC8">
              <w:rPr>
                <w:sz w:val="16"/>
                <w:szCs w:val="16"/>
              </w:rPr>
              <w:t>-based</w:t>
            </w:r>
            <w:r w:rsidRPr="00BB5BC8">
              <w:rPr>
                <w:sz w:val="16"/>
                <w:szCs w:val="16"/>
              </w:rPr>
              <w:t xml:space="preserve">; </w:t>
            </w:r>
            <w:r w:rsidR="0084159F" w:rsidRPr="00BB5BC8">
              <w:rPr>
                <w:sz w:val="16"/>
                <w:szCs w:val="16"/>
              </w:rPr>
              <w:t xml:space="preserve">with </w:t>
            </w:r>
            <w:r w:rsidRPr="00BB5BC8">
              <w:rPr>
                <w:sz w:val="16"/>
                <w:szCs w:val="16"/>
              </w:rPr>
              <w:t xml:space="preserve">year 1 recruitment = </w:t>
            </w:r>
            <w:r w:rsidR="0084159F" w:rsidRPr="00BB5BC8">
              <w:rPr>
                <w:sz w:val="16"/>
                <w:szCs w:val="16"/>
              </w:rPr>
              <w:t>e</w:t>
            </w:r>
            <w:r w:rsidR="0084159F" w:rsidRPr="00BB5BC8">
              <w:rPr>
                <w:sz w:val="16"/>
                <w:szCs w:val="16"/>
                <w:vertAlign w:val="superscript"/>
              </w:rPr>
              <w:t>10</w:t>
            </w:r>
            <w:r w:rsidRPr="00BB5BC8">
              <w:rPr>
                <w:sz w:val="16"/>
                <w:szCs w:val="16"/>
              </w:rPr>
              <w:t xml:space="preserve">; </w:t>
            </w:r>
            <w:proofErr w:type="gramStart"/>
            <w:r w:rsidRPr="00BB5BC8">
              <w:rPr>
                <w:sz w:val="16"/>
                <w:szCs w:val="16"/>
              </w:rPr>
              <w:t>fully-selected</w:t>
            </w:r>
            <w:proofErr w:type="gramEnd"/>
            <w:r w:rsidRPr="00BB5BC8">
              <w:rPr>
                <w:sz w:val="16"/>
                <w:szCs w:val="16"/>
              </w:rPr>
              <w:t xml:space="preserve"> </w:t>
            </w:r>
            <w:r w:rsidRPr="00BB5BC8">
              <w:rPr>
                <w:i/>
                <w:iCs/>
                <w:sz w:val="16"/>
                <w:szCs w:val="16"/>
              </w:rPr>
              <w:t>F</w:t>
            </w:r>
            <w:r w:rsidRPr="00BB5BC8">
              <w:rPr>
                <w:sz w:val="16"/>
                <w:szCs w:val="16"/>
              </w:rPr>
              <w:t xml:space="preserve"> = 0.1.</w:t>
            </w:r>
          </w:p>
        </w:tc>
      </w:tr>
    </w:tbl>
    <w:p w14:paraId="092F1801" w14:textId="77777777" w:rsidR="00BB5BC8" w:rsidRDefault="00BB5BC8" w:rsidP="00A54B10">
      <w:r>
        <w:br w:type="page"/>
      </w:r>
    </w:p>
    <w:p w14:paraId="3EAD3153" w14:textId="3A43D4D2" w:rsidR="00E8222E" w:rsidRDefault="00BB5BC8" w:rsidP="00A54B10">
      <w:r>
        <w:lastRenderedPageBreak/>
        <w:t xml:space="preserve">Table </w:t>
      </w:r>
      <w:r w:rsidR="00220BAC">
        <w:t>4</w:t>
      </w:r>
      <w:r>
        <w:t>.</w:t>
      </w:r>
      <w:r w:rsidR="00631174">
        <w:t xml:space="preserve"> Summary of </w:t>
      </w:r>
      <w:r w:rsidR="00C87530">
        <w:t>estimation</w:t>
      </w:r>
      <w:r w:rsidR="00631174">
        <w:t xml:space="preserve"> model (</w:t>
      </w:r>
      <w:r w:rsidR="00C87530">
        <w:t>E</w:t>
      </w:r>
      <w:r w:rsidR="00631174">
        <w:t>M) configuration</w:t>
      </w:r>
      <w:r w:rsidR="00B73403">
        <w:t>s</w:t>
      </w:r>
      <w:r w:rsidR="00631174">
        <w:t xml:space="preserve"> </w:t>
      </w:r>
      <w:r w:rsidR="000C6755">
        <w:t xml:space="preserve">used </w:t>
      </w:r>
      <w:r w:rsidR="00631174">
        <w:t xml:space="preserve">for the </w:t>
      </w:r>
      <w:r w:rsidR="00D87FBB">
        <w:t xml:space="preserve">SPASAM-MSE </w:t>
      </w:r>
      <w:r w:rsidR="00631174">
        <w:t>example</w:t>
      </w:r>
      <w:r w:rsidR="000C6755">
        <w:t xml:space="preserve"> application</w:t>
      </w:r>
      <w:r w:rsidR="00631174">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7"/>
        <w:gridCol w:w="6313"/>
      </w:tblGrid>
      <w:tr w:rsidR="00CA3A7F" w:rsidRPr="00266074" w14:paraId="0AAD01CF" w14:textId="77777777" w:rsidTr="003C40D2">
        <w:trPr>
          <w:cnfStyle w:val="100000000000" w:firstRow="1" w:lastRow="0" w:firstColumn="0" w:lastColumn="0" w:oddVBand="0" w:evenVBand="0" w:oddHBand="0" w:evenHBand="0" w:firstRowFirstColumn="0" w:firstRowLastColumn="0" w:lastRowFirstColumn="0" w:lastRowLastColumn="0"/>
        </w:trPr>
        <w:tc>
          <w:tcPr>
            <w:tcW w:w="1624" w:type="pct"/>
          </w:tcPr>
          <w:p w14:paraId="7C71E344" w14:textId="6B4D3C2F" w:rsidR="00CA3A7F" w:rsidRPr="00266074" w:rsidRDefault="00CA3A7F" w:rsidP="00CA3A7F">
            <w:pPr>
              <w:rPr>
                <w:sz w:val="16"/>
                <w:szCs w:val="16"/>
              </w:rPr>
            </w:pPr>
            <w:r w:rsidRPr="00266074">
              <w:rPr>
                <w:sz w:val="16"/>
                <w:szCs w:val="16"/>
              </w:rPr>
              <w:t>Component</w:t>
            </w:r>
          </w:p>
        </w:tc>
        <w:tc>
          <w:tcPr>
            <w:tcW w:w="3376" w:type="pct"/>
          </w:tcPr>
          <w:p w14:paraId="3828A775" w14:textId="0D0AB842" w:rsidR="00CA3A7F" w:rsidRPr="00266074" w:rsidRDefault="00CA3A7F" w:rsidP="00CA3A7F">
            <w:pPr>
              <w:rPr>
                <w:sz w:val="16"/>
                <w:szCs w:val="16"/>
              </w:rPr>
            </w:pPr>
            <w:r w:rsidRPr="00266074">
              <w:rPr>
                <w:sz w:val="16"/>
                <w:szCs w:val="16"/>
              </w:rPr>
              <w:t>Description</w:t>
            </w:r>
          </w:p>
        </w:tc>
      </w:tr>
      <w:tr w:rsidR="0029418E" w:rsidRPr="00266074" w14:paraId="0CE0410E"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4979D0AE" w14:textId="77777777" w:rsidR="0029418E" w:rsidRPr="00266074" w:rsidRDefault="0029418E" w:rsidP="00CA3A7F">
            <w:pPr>
              <w:rPr>
                <w:b/>
                <w:bCs/>
                <w:i/>
                <w:iCs/>
                <w:sz w:val="16"/>
                <w:szCs w:val="16"/>
              </w:rPr>
            </w:pPr>
            <w:r w:rsidRPr="00266074">
              <w:rPr>
                <w:b/>
                <w:bCs/>
                <w:i/>
                <w:iCs/>
                <w:sz w:val="16"/>
                <w:szCs w:val="16"/>
              </w:rPr>
              <w:t>Estimation Model (EM)</w:t>
            </w:r>
          </w:p>
        </w:tc>
        <w:tc>
          <w:tcPr>
            <w:tcW w:w="3376" w:type="pct"/>
          </w:tcPr>
          <w:p w14:paraId="614771A9" w14:textId="77777777" w:rsidR="0029418E" w:rsidRPr="00266074" w:rsidRDefault="0029418E" w:rsidP="00CA3A7F">
            <w:pPr>
              <w:rPr>
                <w:b/>
                <w:bCs/>
                <w:i/>
                <w:iCs/>
                <w:sz w:val="16"/>
                <w:szCs w:val="16"/>
              </w:rPr>
            </w:pPr>
          </w:p>
        </w:tc>
      </w:tr>
      <w:tr w:rsidR="0029418E" w:rsidRPr="00266074" w14:paraId="3FA1C139" w14:textId="77777777" w:rsidTr="003C40D2">
        <w:tblPrEx>
          <w:jc w:val="left"/>
        </w:tblPrEx>
        <w:tc>
          <w:tcPr>
            <w:tcW w:w="1624" w:type="pct"/>
          </w:tcPr>
          <w:p w14:paraId="122C75B4" w14:textId="77777777" w:rsidR="0029418E" w:rsidRPr="00266074" w:rsidRDefault="0029418E" w:rsidP="00CA3A7F">
            <w:pPr>
              <w:rPr>
                <w:sz w:val="16"/>
                <w:szCs w:val="16"/>
              </w:rPr>
            </w:pPr>
            <w:r w:rsidRPr="00266074">
              <w:rPr>
                <w:sz w:val="16"/>
                <w:szCs w:val="16"/>
              </w:rPr>
              <w:t>Panmictic (PAN)</w:t>
            </w:r>
          </w:p>
        </w:tc>
        <w:tc>
          <w:tcPr>
            <w:tcW w:w="3376" w:type="pct"/>
          </w:tcPr>
          <w:p w14:paraId="4EAC3608" w14:textId="77777777" w:rsidR="0029418E" w:rsidRPr="00266074" w:rsidRDefault="0029418E" w:rsidP="00CA3A7F">
            <w:pPr>
              <w:rPr>
                <w:sz w:val="16"/>
                <w:szCs w:val="16"/>
              </w:rPr>
            </w:pPr>
            <w:r w:rsidRPr="00266074">
              <w:rPr>
                <w:sz w:val="16"/>
                <w:szCs w:val="16"/>
              </w:rPr>
              <w:t>Single-region, single-population model. Recruitment and NAA random effects were estimated for the entire population. Fleet and survey data were aggregated across regions. Catch CV = 0.2 and ESS = 100 for fleet age composition; survey CV = 0.1 and ESS = 100 for survey age composition.</w:t>
            </w:r>
          </w:p>
        </w:tc>
      </w:tr>
      <w:tr w:rsidR="0029418E" w:rsidRPr="00266074" w14:paraId="6E95C628"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3B7E8C43" w14:textId="2CE09352" w:rsidR="0029418E" w:rsidRPr="00266074" w:rsidRDefault="0029418E" w:rsidP="00CA3A7F">
            <w:pPr>
              <w:rPr>
                <w:sz w:val="16"/>
                <w:szCs w:val="16"/>
              </w:rPr>
            </w:pPr>
            <w:r w:rsidRPr="00266074">
              <w:rPr>
                <w:sz w:val="16"/>
                <w:szCs w:val="16"/>
              </w:rPr>
              <w:t>Fleets-as-</w:t>
            </w:r>
            <w:r w:rsidR="0087352B" w:rsidRPr="00266074">
              <w:rPr>
                <w:sz w:val="16"/>
                <w:szCs w:val="16"/>
              </w:rPr>
              <w:t>Areas</w:t>
            </w:r>
            <w:r w:rsidRPr="00266074">
              <w:rPr>
                <w:sz w:val="16"/>
                <w:szCs w:val="16"/>
              </w:rPr>
              <w:t xml:space="preserve"> (FAA)</w:t>
            </w:r>
          </w:p>
        </w:tc>
        <w:tc>
          <w:tcPr>
            <w:tcW w:w="3376" w:type="pct"/>
          </w:tcPr>
          <w:p w14:paraId="00D7B70B" w14:textId="77777777" w:rsidR="0029418E" w:rsidRPr="00266074" w:rsidRDefault="0029418E" w:rsidP="00CA3A7F">
            <w:pPr>
              <w:rPr>
                <w:sz w:val="16"/>
                <w:szCs w:val="16"/>
              </w:rPr>
            </w:pPr>
            <w:r w:rsidRPr="00266074">
              <w:rPr>
                <w:sz w:val="16"/>
                <w:szCs w:val="16"/>
              </w:rPr>
              <w:t>Single-region, single-population model with two fleets and two surveys retained separately (not aggregated), resulting in two sets of fleet and survey parameters. Recruitment and NAA random effects were estimated for the entire population. While the model assumes no explicit spatial structure in population dynamics, the separate treatment of fleets and surveys implicitly accounts for spatial data structure. Fleet data: CV = 0.2, ESS = 100; Survey data: CV = 0.1, ESS = 100.</w:t>
            </w:r>
          </w:p>
        </w:tc>
      </w:tr>
      <w:tr w:rsidR="00C40B4C" w:rsidRPr="00266074" w14:paraId="02CCD32E" w14:textId="77777777" w:rsidTr="003C40D2">
        <w:tblPrEx>
          <w:jc w:val="left"/>
        </w:tblPrEx>
        <w:tc>
          <w:tcPr>
            <w:tcW w:w="1624" w:type="pct"/>
          </w:tcPr>
          <w:p w14:paraId="354EC78E" w14:textId="010E0BF0" w:rsidR="00C40B4C" w:rsidRPr="00266074" w:rsidRDefault="00BD4946" w:rsidP="00CA3A7F">
            <w:pPr>
              <w:rPr>
                <w:sz w:val="16"/>
                <w:szCs w:val="16"/>
              </w:rPr>
            </w:pPr>
            <w:r w:rsidRPr="00133CBE">
              <w:rPr>
                <w:bCs/>
                <w:sz w:val="16"/>
                <w:szCs w:val="16"/>
              </w:rPr>
              <w:t>Separate Panmictic (SEP)</w:t>
            </w:r>
          </w:p>
        </w:tc>
        <w:tc>
          <w:tcPr>
            <w:tcW w:w="3376" w:type="pct"/>
          </w:tcPr>
          <w:p w14:paraId="2A4A6336" w14:textId="50C7D0EF" w:rsidR="00C40B4C" w:rsidRPr="00266074" w:rsidRDefault="00194027" w:rsidP="00CA3A7F">
            <w:pPr>
              <w:rPr>
                <w:sz w:val="16"/>
                <w:szCs w:val="16"/>
              </w:rPr>
            </w:pPr>
            <w:r w:rsidRPr="00194027">
              <w:rPr>
                <w:sz w:val="16"/>
                <w:szCs w:val="16"/>
              </w:rPr>
              <w:t>Multi-region model with independent panmictic populations in each region. Recruitment and NAA random effects were estimated separately for each region, with no movement among regions. Fleets and surveys were retained without aggregation, resulting in separate parameterizations and independent likelihoods for each region. Fleet data: CV = 0.2, ESS = 100; Survey data: CV = 0.1, ESS = 100.</w:t>
            </w:r>
          </w:p>
        </w:tc>
      </w:tr>
      <w:tr w:rsidR="0029418E" w:rsidRPr="00266074" w14:paraId="649BDF73"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02DFF056" w14:textId="77777777" w:rsidR="0029418E" w:rsidRPr="00266074" w:rsidRDefault="0029418E" w:rsidP="00CA3A7F">
            <w:pPr>
              <w:rPr>
                <w:sz w:val="16"/>
                <w:szCs w:val="16"/>
              </w:rPr>
            </w:pPr>
            <w:r w:rsidRPr="00266074">
              <w:rPr>
                <w:sz w:val="16"/>
                <w:szCs w:val="16"/>
              </w:rPr>
              <w:t>Spatially Disaggregated (</w:t>
            </w:r>
            <w:proofErr w:type="spellStart"/>
            <w:r w:rsidRPr="00266074">
              <w:rPr>
                <w:sz w:val="16"/>
                <w:szCs w:val="16"/>
              </w:rPr>
              <w:t>SpD</w:t>
            </w:r>
            <w:proofErr w:type="spellEnd"/>
            <w:r w:rsidRPr="00266074">
              <w:rPr>
                <w:sz w:val="16"/>
                <w:szCs w:val="16"/>
              </w:rPr>
              <w:t>)</w:t>
            </w:r>
          </w:p>
        </w:tc>
        <w:tc>
          <w:tcPr>
            <w:tcW w:w="3376" w:type="pct"/>
          </w:tcPr>
          <w:p w14:paraId="6413BF39" w14:textId="482DA5DE" w:rsidR="0029418E" w:rsidRPr="00266074" w:rsidRDefault="00EF0CD5" w:rsidP="00CA3A7F">
            <w:pPr>
              <w:rPr>
                <w:sz w:val="16"/>
                <w:szCs w:val="16"/>
              </w:rPr>
            </w:pPr>
            <w:r w:rsidRPr="00EF0CD5">
              <w:rPr>
                <w:sz w:val="16"/>
                <w:szCs w:val="16"/>
              </w:rPr>
              <w:t>Two-region, two-population model. Recruitment and NAA random effects were modeled separately for each population. Fleets and surveys were retained without aggregation, yielding two sets of fleet and survey parameters. No movement was estimated, but the structure explicitly represented spatial separation within a joint likelihood framework. BRPs were calculated at the global level, aggregated across regions. Fleet data: CV = 0.2, ESS = 100; Survey data: CV = 0.1, ESS = 100.</w:t>
            </w:r>
          </w:p>
        </w:tc>
      </w:tr>
      <w:tr w:rsidR="0029418E" w:rsidRPr="00266074" w14:paraId="640A6E73" w14:textId="77777777" w:rsidTr="003C40D2">
        <w:tblPrEx>
          <w:jc w:val="left"/>
        </w:tblPrEx>
        <w:tc>
          <w:tcPr>
            <w:tcW w:w="1624" w:type="pct"/>
          </w:tcPr>
          <w:p w14:paraId="4AD82547" w14:textId="5E7EDFF3" w:rsidR="0029418E" w:rsidRPr="00266074" w:rsidRDefault="0029418E" w:rsidP="00CA3A7F">
            <w:pPr>
              <w:rPr>
                <w:sz w:val="16"/>
                <w:szCs w:val="16"/>
              </w:rPr>
            </w:pPr>
            <w:r w:rsidRPr="00266074">
              <w:rPr>
                <w:sz w:val="16"/>
                <w:szCs w:val="16"/>
              </w:rPr>
              <w:t>Spatially Explicit (SpE)</w:t>
            </w:r>
          </w:p>
        </w:tc>
        <w:tc>
          <w:tcPr>
            <w:tcW w:w="3376" w:type="pct"/>
          </w:tcPr>
          <w:p w14:paraId="611B0136" w14:textId="487A8886" w:rsidR="0029418E" w:rsidRPr="00266074" w:rsidRDefault="00680619" w:rsidP="00CA3A7F">
            <w:pPr>
              <w:rPr>
                <w:sz w:val="16"/>
                <w:szCs w:val="16"/>
              </w:rPr>
            </w:pPr>
            <w:r w:rsidRPr="00680619">
              <w:rPr>
                <w:sz w:val="16"/>
                <w:szCs w:val="16"/>
              </w:rPr>
              <w:t>Two-region, two-population model. Recruitment and NAA random effects were estimated separately for each population. Fleets and surveys were retained without aggregation, resulting in two sets of fleet and survey parameters. Movement patterns and rates were assumed to be known and fixed (i.e., not estimated) and matched the true OM configuration. Fleet data: CV = 0.2, ESS = 100; Survey data: CV = 0.1, ESS = 100.</w:t>
            </w:r>
          </w:p>
        </w:tc>
      </w:tr>
    </w:tbl>
    <w:p w14:paraId="7337B963" w14:textId="1997D9FA" w:rsidR="0087352B" w:rsidRDefault="0087352B" w:rsidP="00A54B10">
      <w:r>
        <w:br w:type="page"/>
      </w:r>
    </w:p>
    <w:p w14:paraId="71921852" w14:textId="15A8B352" w:rsidR="0029418E" w:rsidRDefault="00A113DE" w:rsidP="00A54B10">
      <w:r>
        <w:lastRenderedPageBreak/>
        <w:t xml:space="preserve">Table </w:t>
      </w:r>
      <w:r w:rsidR="00220BAC">
        <w:t>5</w:t>
      </w:r>
      <w:r>
        <w:t>.</w:t>
      </w:r>
      <w:r w:rsidR="007626B0">
        <w:t xml:space="preserve"> Summary of management strategy evaluation</w:t>
      </w:r>
      <w:r w:rsidR="00944A86">
        <w:t xml:space="preserve"> (MSE)</w:t>
      </w:r>
      <w:r w:rsidR="007626B0">
        <w:t xml:space="preserve"> </w:t>
      </w:r>
      <w:r w:rsidR="00DC7A17">
        <w:t>configurations</w:t>
      </w:r>
      <w:r w:rsidR="007626B0">
        <w:t xml:space="preserve"> </w:t>
      </w:r>
      <w:r w:rsidR="000C6755">
        <w:t xml:space="preserve">used </w:t>
      </w:r>
      <w:r w:rsidR="00732EC3">
        <w:t xml:space="preserve">for the SPASAM-MSE </w:t>
      </w:r>
      <w:r w:rsidR="007626B0">
        <w:t>example</w:t>
      </w:r>
      <w:r w:rsidR="000C6755">
        <w:t xml:space="preserve"> application</w:t>
      </w:r>
      <w:r w:rsidR="007626B0">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037"/>
        <w:gridCol w:w="6313"/>
      </w:tblGrid>
      <w:tr w:rsidR="009A7AA4" w:rsidRPr="00A113DE" w14:paraId="1A5D917D" w14:textId="77777777" w:rsidTr="003C40D2">
        <w:trPr>
          <w:cnfStyle w:val="100000000000" w:firstRow="1" w:lastRow="0" w:firstColumn="0" w:lastColumn="0" w:oddVBand="0" w:evenVBand="0" w:oddHBand="0" w:evenHBand="0" w:firstRowFirstColumn="0" w:firstRowLastColumn="0" w:lastRowFirstColumn="0" w:lastRowLastColumn="0"/>
        </w:trPr>
        <w:tc>
          <w:tcPr>
            <w:tcW w:w="1624" w:type="pct"/>
          </w:tcPr>
          <w:p w14:paraId="4FD9A792" w14:textId="77777777" w:rsidR="009A7AA4" w:rsidRPr="00A113DE" w:rsidRDefault="009A7AA4" w:rsidP="003C40D2">
            <w:pPr>
              <w:rPr>
                <w:sz w:val="16"/>
                <w:szCs w:val="16"/>
              </w:rPr>
            </w:pPr>
            <w:r w:rsidRPr="00A113DE">
              <w:rPr>
                <w:sz w:val="16"/>
                <w:szCs w:val="16"/>
              </w:rPr>
              <w:t>Component</w:t>
            </w:r>
          </w:p>
        </w:tc>
        <w:tc>
          <w:tcPr>
            <w:tcW w:w="3376" w:type="pct"/>
          </w:tcPr>
          <w:p w14:paraId="6BFE6B0C" w14:textId="77777777" w:rsidR="009A7AA4" w:rsidRPr="00A113DE" w:rsidRDefault="009A7AA4" w:rsidP="003C40D2">
            <w:pPr>
              <w:rPr>
                <w:sz w:val="16"/>
                <w:szCs w:val="16"/>
              </w:rPr>
            </w:pPr>
            <w:r w:rsidRPr="00A113DE">
              <w:rPr>
                <w:sz w:val="16"/>
                <w:szCs w:val="16"/>
              </w:rPr>
              <w:t>Description</w:t>
            </w:r>
          </w:p>
        </w:tc>
      </w:tr>
      <w:tr w:rsidR="009A7AA4" w:rsidRPr="00A113DE" w14:paraId="224378BE"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12A33211" w14:textId="5CAD517B" w:rsidR="009A7AA4" w:rsidRPr="00A113DE" w:rsidRDefault="0050389B" w:rsidP="003C40D2">
            <w:pPr>
              <w:rPr>
                <w:b/>
                <w:bCs/>
                <w:i/>
                <w:iCs/>
                <w:sz w:val="16"/>
                <w:szCs w:val="16"/>
              </w:rPr>
            </w:pPr>
            <w:r w:rsidRPr="00A113DE">
              <w:rPr>
                <w:b/>
                <w:bCs/>
                <w:i/>
                <w:iCs/>
                <w:sz w:val="16"/>
                <w:szCs w:val="16"/>
              </w:rPr>
              <w:t>Closed-loop Feedback</w:t>
            </w:r>
          </w:p>
        </w:tc>
        <w:tc>
          <w:tcPr>
            <w:tcW w:w="3376" w:type="pct"/>
          </w:tcPr>
          <w:p w14:paraId="19C47EDC" w14:textId="7979A36A" w:rsidR="009A7AA4" w:rsidRPr="00A113DE" w:rsidRDefault="009A7AA4" w:rsidP="003C40D2">
            <w:pPr>
              <w:rPr>
                <w:b/>
                <w:bCs/>
                <w:i/>
                <w:iCs/>
                <w:sz w:val="16"/>
                <w:szCs w:val="16"/>
              </w:rPr>
            </w:pPr>
          </w:p>
        </w:tc>
      </w:tr>
      <w:tr w:rsidR="002743B5" w:rsidRPr="00A113DE" w14:paraId="604C2A37" w14:textId="77777777" w:rsidTr="003C40D2">
        <w:tblPrEx>
          <w:jc w:val="left"/>
        </w:tblPrEx>
        <w:tc>
          <w:tcPr>
            <w:tcW w:w="1624" w:type="pct"/>
          </w:tcPr>
          <w:p w14:paraId="4FB1CB37" w14:textId="1BEECA8B" w:rsidR="002743B5" w:rsidRPr="00A113DE" w:rsidRDefault="002743B5" w:rsidP="003C40D2">
            <w:pPr>
              <w:rPr>
                <w:sz w:val="16"/>
                <w:szCs w:val="16"/>
              </w:rPr>
            </w:pPr>
            <w:r w:rsidRPr="00A113DE">
              <w:rPr>
                <w:sz w:val="16"/>
                <w:szCs w:val="16"/>
              </w:rPr>
              <w:t>Number of Realizations</w:t>
            </w:r>
          </w:p>
        </w:tc>
        <w:tc>
          <w:tcPr>
            <w:tcW w:w="3376" w:type="pct"/>
          </w:tcPr>
          <w:p w14:paraId="72CDE80D" w14:textId="3338484D" w:rsidR="002743B5" w:rsidRPr="00A113DE" w:rsidRDefault="00527FB1" w:rsidP="003C40D2">
            <w:pPr>
              <w:rPr>
                <w:sz w:val="16"/>
                <w:szCs w:val="16"/>
              </w:rPr>
            </w:pPr>
            <w:r>
              <w:rPr>
                <w:sz w:val="16"/>
                <w:szCs w:val="16"/>
              </w:rPr>
              <w:t>25</w:t>
            </w:r>
          </w:p>
        </w:tc>
      </w:tr>
      <w:tr w:rsidR="009A7AA4" w:rsidRPr="00A113DE" w14:paraId="345ED677"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117BDB0E" w14:textId="28632DC9" w:rsidR="009A7AA4" w:rsidRPr="00A113DE" w:rsidRDefault="008E1763" w:rsidP="003C40D2">
            <w:pPr>
              <w:rPr>
                <w:sz w:val="16"/>
                <w:szCs w:val="16"/>
              </w:rPr>
            </w:pPr>
            <w:r w:rsidRPr="00A113DE">
              <w:rPr>
                <w:sz w:val="16"/>
                <w:szCs w:val="16"/>
              </w:rPr>
              <w:t>Feedback Period</w:t>
            </w:r>
          </w:p>
        </w:tc>
        <w:tc>
          <w:tcPr>
            <w:tcW w:w="3376" w:type="pct"/>
          </w:tcPr>
          <w:p w14:paraId="578F6D3E" w14:textId="669CAE92" w:rsidR="009A7AA4" w:rsidRPr="00A113DE" w:rsidRDefault="00527FB1" w:rsidP="003C40D2">
            <w:pPr>
              <w:rPr>
                <w:sz w:val="16"/>
                <w:szCs w:val="16"/>
              </w:rPr>
            </w:pPr>
            <w:r>
              <w:rPr>
                <w:sz w:val="16"/>
                <w:szCs w:val="16"/>
              </w:rPr>
              <w:t>15</w:t>
            </w:r>
            <w:r w:rsidR="003A67E3" w:rsidRPr="00A113DE">
              <w:rPr>
                <w:sz w:val="16"/>
                <w:szCs w:val="16"/>
              </w:rPr>
              <w:t xml:space="preserve"> years </w:t>
            </w:r>
          </w:p>
        </w:tc>
      </w:tr>
      <w:tr w:rsidR="009A7AA4" w:rsidRPr="00A113DE" w14:paraId="207B8A58" w14:textId="77777777" w:rsidTr="003C40D2">
        <w:tblPrEx>
          <w:jc w:val="left"/>
        </w:tblPrEx>
        <w:tc>
          <w:tcPr>
            <w:tcW w:w="1624" w:type="pct"/>
          </w:tcPr>
          <w:p w14:paraId="35565F22" w14:textId="0D227B96" w:rsidR="009A7AA4" w:rsidRPr="00A113DE" w:rsidRDefault="00C35C51" w:rsidP="003C40D2">
            <w:pPr>
              <w:rPr>
                <w:sz w:val="16"/>
                <w:szCs w:val="16"/>
              </w:rPr>
            </w:pPr>
            <w:r w:rsidRPr="00A113DE">
              <w:rPr>
                <w:sz w:val="16"/>
                <w:szCs w:val="16"/>
              </w:rPr>
              <w:t xml:space="preserve">Assessment </w:t>
            </w:r>
            <w:r w:rsidR="00A7164F" w:rsidRPr="00A113DE">
              <w:rPr>
                <w:sz w:val="16"/>
                <w:szCs w:val="16"/>
              </w:rPr>
              <w:t>I</w:t>
            </w:r>
            <w:r w:rsidRPr="00A113DE">
              <w:rPr>
                <w:sz w:val="16"/>
                <w:szCs w:val="16"/>
              </w:rPr>
              <w:t>nterval</w:t>
            </w:r>
          </w:p>
        </w:tc>
        <w:tc>
          <w:tcPr>
            <w:tcW w:w="3376" w:type="pct"/>
          </w:tcPr>
          <w:p w14:paraId="4D8C7544" w14:textId="3DDCDE39" w:rsidR="009A7AA4" w:rsidRPr="00A113DE" w:rsidRDefault="003A67E3" w:rsidP="003C40D2">
            <w:pPr>
              <w:rPr>
                <w:sz w:val="16"/>
                <w:szCs w:val="16"/>
              </w:rPr>
            </w:pPr>
            <w:r w:rsidRPr="00A113DE">
              <w:rPr>
                <w:sz w:val="16"/>
                <w:szCs w:val="16"/>
              </w:rPr>
              <w:t xml:space="preserve">Every </w:t>
            </w:r>
            <w:r w:rsidR="00C35C51" w:rsidRPr="00A113DE">
              <w:rPr>
                <w:sz w:val="16"/>
                <w:szCs w:val="16"/>
              </w:rPr>
              <w:t>3 years</w:t>
            </w:r>
          </w:p>
        </w:tc>
      </w:tr>
      <w:tr w:rsidR="009A7AA4" w:rsidRPr="00A113DE" w14:paraId="50678A12"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3E77273D" w14:textId="339526E2" w:rsidR="009A7AA4" w:rsidRPr="00A113DE" w:rsidRDefault="00C35C51" w:rsidP="003C40D2">
            <w:pPr>
              <w:rPr>
                <w:sz w:val="16"/>
                <w:szCs w:val="16"/>
              </w:rPr>
            </w:pPr>
            <w:r w:rsidRPr="00A113DE">
              <w:rPr>
                <w:sz w:val="16"/>
                <w:szCs w:val="16"/>
              </w:rPr>
              <w:t xml:space="preserve">Number of </w:t>
            </w:r>
            <w:r w:rsidR="00A7164F" w:rsidRPr="00A113DE">
              <w:rPr>
                <w:sz w:val="16"/>
                <w:szCs w:val="16"/>
              </w:rPr>
              <w:t>A</w:t>
            </w:r>
            <w:r w:rsidRPr="00A113DE">
              <w:rPr>
                <w:sz w:val="16"/>
                <w:szCs w:val="16"/>
              </w:rPr>
              <w:t>ssessments</w:t>
            </w:r>
            <w:r w:rsidR="00A7164F" w:rsidRPr="00A113DE">
              <w:rPr>
                <w:sz w:val="16"/>
                <w:szCs w:val="16"/>
              </w:rPr>
              <w:t xml:space="preserve"> in Total</w:t>
            </w:r>
          </w:p>
        </w:tc>
        <w:tc>
          <w:tcPr>
            <w:tcW w:w="3376" w:type="pct"/>
          </w:tcPr>
          <w:p w14:paraId="7C291DC2" w14:textId="2B4B345B" w:rsidR="009A7AA4" w:rsidRPr="00A113DE" w:rsidRDefault="00527FB1" w:rsidP="003C40D2">
            <w:pPr>
              <w:rPr>
                <w:sz w:val="16"/>
                <w:szCs w:val="16"/>
              </w:rPr>
            </w:pPr>
            <w:r>
              <w:rPr>
                <w:sz w:val="16"/>
                <w:szCs w:val="16"/>
              </w:rPr>
              <w:t>5</w:t>
            </w:r>
            <w:r w:rsidR="008A4BE5" w:rsidRPr="00A113DE">
              <w:rPr>
                <w:sz w:val="16"/>
                <w:szCs w:val="16"/>
              </w:rPr>
              <w:t xml:space="preserve"> (within the </w:t>
            </w:r>
            <w:r>
              <w:rPr>
                <w:sz w:val="16"/>
                <w:szCs w:val="16"/>
              </w:rPr>
              <w:t>15</w:t>
            </w:r>
            <w:r w:rsidR="008A4BE5" w:rsidRPr="00A113DE">
              <w:rPr>
                <w:sz w:val="16"/>
                <w:szCs w:val="16"/>
              </w:rPr>
              <w:t>-year feedback period)</w:t>
            </w:r>
          </w:p>
        </w:tc>
      </w:tr>
      <w:tr w:rsidR="009A7AA4" w:rsidRPr="00A113DE" w14:paraId="4B2F9659" w14:textId="77777777" w:rsidTr="003C40D2">
        <w:tblPrEx>
          <w:jc w:val="left"/>
        </w:tblPrEx>
        <w:tc>
          <w:tcPr>
            <w:tcW w:w="1624" w:type="pct"/>
          </w:tcPr>
          <w:p w14:paraId="2F28B247" w14:textId="69FC5CE9" w:rsidR="009A7AA4" w:rsidRPr="00A113DE" w:rsidRDefault="00C35C51" w:rsidP="003C40D2">
            <w:pPr>
              <w:rPr>
                <w:sz w:val="16"/>
                <w:szCs w:val="16"/>
              </w:rPr>
            </w:pPr>
            <w:r w:rsidRPr="00A113DE">
              <w:rPr>
                <w:sz w:val="16"/>
                <w:szCs w:val="16"/>
              </w:rPr>
              <w:t xml:space="preserve">A </w:t>
            </w:r>
            <w:r w:rsidR="00A7164F" w:rsidRPr="00A113DE">
              <w:rPr>
                <w:sz w:val="16"/>
                <w:szCs w:val="16"/>
              </w:rPr>
              <w:t>Fr</w:t>
            </w:r>
            <w:r w:rsidRPr="00A113DE">
              <w:rPr>
                <w:sz w:val="16"/>
                <w:szCs w:val="16"/>
              </w:rPr>
              <w:t xml:space="preserve">action of </w:t>
            </w:r>
            <w:r w:rsidRPr="00A113DE">
              <w:rPr>
                <w:i/>
                <w:iCs/>
                <w:sz w:val="16"/>
                <w:szCs w:val="16"/>
              </w:rPr>
              <w:t>F</w:t>
            </w:r>
            <w:r w:rsidRPr="00A113DE">
              <w:rPr>
                <w:i/>
                <w:iCs/>
                <w:sz w:val="16"/>
                <w:szCs w:val="16"/>
                <w:vertAlign w:val="subscript"/>
              </w:rPr>
              <w:t>40%</w:t>
            </w:r>
            <w:r w:rsidRPr="00A113DE">
              <w:rPr>
                <w:sz w:val="16"/>
                <w:szCs w:val="16"/>
              </w:rPr>
              <w:t xml:space="preserve"> </w:t>
            </w:r>
            <w:r w:rsidR="00A7164F" w:rsidRPr="00A113DE">
              <w:rPr>
                <w:sz w:val="16"/>
                <w:szCs w:val="16"/>
              </w:rPr>
              <w:t>U</w:t>
            </w:r>
            <w:r w:rsidRPr="00A113DE">
              <w:rPr>
                <w:sz w:val="16"/>
                <w:szCs w:val="16"/>
              </w:rPr>
              <w:t xml:space="preserve">sed as the </w:t>
            </w:r>
            <w:r w:rsidR="00A7164F" w:rsidRPr="00A113DE">
              <w:rPr>
                <w:sz w:val="16"/>
                <w:szCs w:val="16"/>
              </w:rPr>
              <w:t>Ha</w:t>
            </w:r>
            <w:r w:rsidRPr="00A113DE">
              <w:rPr>
                <w:sz w:val="16"/>
                <w:szCs w:val="16"/>
              </w:rPr>
              <w:t xml:space="preserve">rvest </w:t>
            </w:r>
            <w:r w:rsidR="00A7164F" w:rsidRPr="00A113DE">
              <w:rPr>
                <w:sz w:val="16"/>
                <w:szCs w:val="16"/>
              </w:rPr>
              <w:t>C</w:t>
            </w:r>
            <w:r w:rsidRPr="00A113DE">
              <w:rPr>
                <w:sz w:val="16"/>
                <w:szCs w:val="16"/>
              </w:rPr>
              <w:t xml:space="preserve">ontrol </w:t>
            </w:r>
            <w:r w:rsidR="00A7164F" w:rsidRPr="00A113DE">
              <w:rPr>
                <w:sz w:val="16"/>
                <w:szCs w:val="16"/>
              </w:rPr>
              <w:t>R</w:t>
            </w:r>
            <w:r w:rsidRPr="00A113DE">
              <w:rPr>
                <w:sz w:val="16"/>
                <w:szCs w:val="16"/>
              </w:rPr>
              <w:t>ule</w:t>
            </w:r>
            <w:r w:rsidR="003819C8" w:rsidRPr="00A113DE">
              <w:rPr>
                <w:sz w:val="16"/>
                <w:szCs w:val="16"/>
              </w:rPr>
              <w:t xml:space="preserve"> (HCR)</w:t>
            </w:r>
          </w:p>
        </w:tc>
        <w:tc>
          <w:tcPr>
            <w:tcW w:w="3376" w:type="pct"/>
          </w:tcPr>
          <w:p w14:paraId="474C0A2F" w14:textId="3C3E5BFF" w:rsidR="009A7AA4" w:rsidRPr="00A113DE" w:rsidRDefault="00CE2F56" w:rsidP="003C40D2">
            <w:pPr>
              <w:rPr>
                <w:sz w:val="16"/>
                <w:szCs w:val="16"/>
              </w:rPr>
            </w:pPr>
            <w:r w:rsidRPr="00A113DE">
              <w:rPr>
                <w:sz w:val="16"/>
                <w:szCs w:val="16"/>
              </w:rPr>
              <w:t>75%</w:t>
            </w:r>
            <w:r w:rsidR="008A4BE5" w:rsidRPr="00A113DE">
              <w:rPr>
                <w:sz w:val="16"/>
                <w:szCs w:val="16"/>
              </w:rPr>
              <w:t xml:space="preserve"> of </w:t>
            </w:r>
            <w:r w:rsidR="008A4BE5" w:rsidRPr="00A113DE">
              <w:rPr>
                <w:i/>
                <w:iCs/>
                <w:sz w:val="16"/>
                <w:szCs w:val="16"/>
              </w:rPr>
              <w:t>F</w:t>
            </w:r>
            <w:r w:rsidR="008A4BE5" w:rsidRPr="00A113DE">
              <w:rPr>
                <w:i/>
                <w:iCs/>
                <w:sz w:val="16"/>
                <w:szCs w:val="16"/>
                <w:vertAlign w:val="subscript"/>
              </w:rPr>
              <w:t>40%</w:t>
            </w:r>
          </w:p>
        </w:tc>
      </w:tr>
      <w:tr w:rsidR="009A7AA4" w:rsidRPr="00A113DE" w14:paraId="41C83804" w14:textId="77777777" w:rsidTr="003C40D2">
        <w:tblPrEx>
          <w:jc w:val="left"/>
        </w:tblPrEx>
        <w:trPr>
          <w:cnfStyle w:val="000000100000" w:firstRow="0" w:lastRow="0" w:firstColumn="0" w:lastColumn="0" w:oddVBand="0" w:evenVBand="0" w:oddHBand="1" w:evenHBand="0" w:firstRowFirstColumn="0" w:firstRowLastColumn="0" w:lastRowFirstColumn="0" w:lastRowLastColumn="0"/>
        </w:trPr>
        <w:tc>
          <w:tcPr>
            <w:tcW w:w="1624" w:type="pct"/>
          </w:tcPr>
          <w:p w14:paraId="7BA7B609" w14:textId="50C770A7" w:rsidR="009A7AA4" w:rsidRPr="00A113DE" w:rsidRDefault="00A7164F" w:rsidP="003C40D2">
            <w:pPr>
              <w:rPr>
                <w:sz w:val="16"/>
                <w:szCs w:val="16"/>
              </w:rPr>
            </w:pPr>
            <w:r w:rsidRPr="00A113DE">
              <w:rPr>
                <w:sz w:val="16"/>
                <w:szCs w:val="16"/>
              </w:rPr>
              <w:t xml:space="preserve">Projection Settings </w:t>
            </w:r>
            <w:r w:rsidR="00EA3366" w:rsidRPr="00A113DE">
              <w:rPr>
                <w:sz w:val="16"/>
                <w:szCs w:val="16"/>
              </w:rPr>
              <w:t>(</w:t>
            </w:r>
            <w:r w:rsidR="00607DA4" w:rsidRPr="00A113DE">
              <w:rPr>
                <w:sz w:val="16"/>
                <w:szCs w:val="16"/>
              </w:rPr>
              <w:t>EM</w:t>
            </w:r>
            <w:r w:rsidR="00EA3366" w:rsidRPr="00A113DE">
              <w:rPr>
                <w:sz w:val="16"/>
                <w:szCs w:val="16"/>
              </w:rPr>
              <w:t>)</w:t>
            </w:r>
          </w:p>
        </w:tc>
        <w:tc>
          <w:tcPr>
            <w:tcW w:w="3376" w:type="pct"/>
          </w:tcPr>
          <w:p w14:paraId="6BFF7213" w14:textId="54A270C9" w:rsidR="009A7AA4" w:rsidRPr="00A113DE" w:rsidRDefault="0086347B" w:rsidP="003C40D2">
            <w:pPr>
              <w:rPr>
                <w:sz w:val="16"/>
                <w:szCs w:val="16"/>
              </w:rPr>
            </w:pPr>
            <w:r w:rsidRPr="00A113DE">
              <w:rPr>
                <w:sz w:val="16"/>
                <w:szCs w:val="16"/>
              </w:rPr>
              <w:t>Recruitment random effects are assumed to continue. For the PAN EM, projected total catch is apportioned equally across regions. For all other EMs, projected catch is already region-specific.</w:t>
            </w:r>
          </w:p>
        </w:tc>
      </w:tr>
    </w:tbl>
    <w:p w14:paraId="30A1F6AC" w14:textId="33BD9824" w:rsidR="009A7AA4" w:rsidRDefault="006F134A" w:rsidP="00A54B10">
      <w:r>
        <w:br w:type="page"/>
      </w:r>
    </w:p>
    <w:p w14:paraId="2CF7E5D5" w14:textId="0A196F27" w:rsidR="00881AA6" w:rsidRDefault="00881AA6" w:rsidP="00FF4B5B">
      <w:pPr>
        <w:pStyle w:val="Heading1"/>
      </w:pPr>
      <w:r>
        <w:lastRenderedPageBreak/>
        <w:t>Figures</w:t>
      </w:r>
    </w:p>
    <w:p w14:paraId="6F2443BD" w14:textId="77777777" w:rsidR="00A54B10" w:rsidRDefault="00A54B10" w:rsidP="00A54B10">
      <w:r w:rsidRPr="0042664E">
        <w:rPr>
          <w:noProof/>
        </w:rPr>
        <w:drawing>
          <wp:inline distT="0" distB="0" distL="0" distR="0" wp14:anchorId="4BEF7D5D" wp14:editId="1A01BCAB">
            <wp:extent cx="4630265" cy="2743200"/>
            <wp:effectExtent l="0" t="0" r="5715" b="0"/>
            <wp:docPr id="1" name="Picture 1" descr="C:\Users\chengxue.li\Desktop\MSE_method_paper\Fig.1b_flow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engxue.li\Desktop\MSE_method_paper\Fig.1b_flowchart.jpg"/>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4630265" cy="2743200"/>
                    </a:xfrm>
                    <a:prstGeom prst="rect">
                      <a:avLst/>
                    </a:prstGeom>
                    <a:noFill/>
                    <a:ln>
                      <a:noFill/>
                    </a:ln>
                  </pic:spPr>
                </pic:pic>
              </a:graphicData>
            </a:graphic>
          </wp:inline>
        </w:drawing>
      </w:r>
    </w:p>
    <w:p w14:paraId="5D47AEE2" w14:textId="77777777" w:rsidR="00A54B10" w:rsidRDefault="00A54B10" w:rsidP="00A54B10">
      <w:r w:rsidRPr="0042664E">
        <w:rPr>
          <w:noProof/>
        </w:rPr>
        <w:drawing>
          <wp:inline distT="0" distB="0" distL="0" distR="0" wp14:anchorId="2132BCD7" wp14:editId="32834166">
            <wp:extent cx="5914516" cy="3657600"/>
            <wp:effectExtent l="0" t="0" r="0" b="0"/>
            <wp:docPr id="3" name="Picture 3" descr="C:\Users\chengxue.li\Desktop\MSE_method_paper\Fig.1_flow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engxue.li\Desktop\MSE_method_paper\Fig.1_flowchart.jpg"/>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914516" cy="3657600"/>
                    </a:xfrm>
                    <a:prstGeom prst="rect">
                      <a:avLst/>
                    </a:prstGeom>
                    <a:noFill/>
                    <a:ln>
                      <a:noFill/>
                    </a:ln>
                  </pic:spPr>
                </pic:pic>
              </a:graphicData>
            </a:graphic>
          </wp:inline>
        </w:drawing>
      </w:r>
    </w:p>
    <w:p w14:paraId="220CEC72" w14:textId="5834139F" w:rsidR="00A54B10" w:rsidRDefault="00A54B10" w:rsidP="00A54B10">
      <w:r w:rsidRPr="00737422">
        <w:t>Figure 1. (A) High-level overview of the SPASAM-MSE framework, highlighting its spatial capabilities</w:t>
      </w:r>
      <w:r w:rsidR="00891B60">
        <w:t>.</w:t>
      </w:r>
      <w:r w:rsidRPr="00737422">
        <w:t xml:space="preserve"> </w:t>
      </w:r>
      <w:r w:rsidR="0075428E">
        <w:t>The gray dashed lines indicate the spatial units incorporated in this process</w:t>
      </w:r>
      <w:r w:rsidR="009B15B0">
        <w:t xml:space="preserve">; </w:t>
      </w:r>
      <w:r w:rsidRPr="00737422">
        <w:t>(B) Detailed flowchart of the SPASAM-MSE framework, illustrating the structure and functionalit</w:t>
      </w:r>
      <w:r w:rsidR="0055122B">
        <w:t>y</w:t>
      </w:r>
      <w:r w:rsidRPr="00737422">
        <w:t xml:space="preserve"> of each component of the MSE process, including operating model conditioning, data generation and preparation, assessment model development, and harvest strategy implementation within the feedback loop.</w:t>
      </w:r>
      <w:r>
        <w:br w:type="page"/>
      </w:r>
    </w:p>
    <w:p w14:paraId="64D78ACF" w14:textId="2473AAF7" w:rsidR="00A54B10" w:rsidRDefault="00000000" w:rsidP="00A54B10">
      <w:sdt>
        <w:sdtPr>
          <w:tag w:val="goog_rdk_647"/>
          <w:id w:val="-841000077"/>
        </w:sdtPr>
        <w:sdtContent/>
      </w:sdt>
      <w:r w:rsidR="00A54B10" w:rsidRPr="008A79FE">
        <w:rPr>
          <w:snapToGrid w:val="0"/>
          <w:color w:val="000000"/>
          <w:w w:val="0"/>
          <w:sz w:val="0"/>
          <w:szCs w:val="0"/>
          <w:u w:color="000000"/>
          <w:bdr w:val="none" w:sz="0" w:space="0" w:color="000000"/>
          <w:shd w:val="clear" w:color="000000" w:fill="000000"/>
          <w:lang w:val="x-none" w:eastAsia="x-none" w:bidi="x-none"/>
        </w:rPr>
        <w:t xml:space="preserve"> </w:t>
      </w:r>
      <w:r w:rsidR="00DE410B" w:rsidRPr="00DE410B">
        <w:rPr>
          <w:snapToGrid w:val="0"/>
          <w:color w:val="000000"/>
          <w:w w:val="0"/>
          <w:sz w:val="0"/>
          <w:szCs w:val="0"/>
          <w:u w:color="000000"/>
          <w:bdr w:val="none" w:sz="0" w:space="0" w:color="000000"/>
          <w:shd w:val="clear" w:color="000000" w:fill="000000"/>
          <w:lang w:val="x-none" w:eastAsia="x-none" w:bidi="x-none"/>
        </w:rPr>
        <w:t xml:space="preserve"> </w:t>
      </w:r>
      <w:r w:rsidR="00B93231" w:rsidRPr="00B93231">
        <w:rPr>
          <w:noProof/>
          <w:snapToGrid w:val="0"/>
          <w:color w:val="000000"/>
          <w:w w:val="0"/>
          <w:sz w:val="0"/>
          <w:szCs w:val="0"/>
          <w:u w:color="000000"/>
          <w:bdr w:val="none" w:sz="0" w:space="0" w:color="000000"/>
          <w:shd w:val="clear" w:color="000000" w:fill="000000"/>
        </w:rPr>
        <w:drawing>
          <wp:inline distT="0" distB="0" distL="0" distR="0" wp14:anchorId="6AC460FA" wp14:editId="004D6C23">
            <wp:extent cx="5708753" cy="6850505"/>
            <wp:effectExtent l="0" t="0" r="0" b="0"/>
            <wp:docPr id="6" name="Picture 6" descr="C:\Users\chengxue.li\Desktop\MSE_method_paper\Fig. 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engxue.li\Desktop\MSE_method_paper\Fig. 2.tif"/>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19076" cy="6862892"/>
                    </a:xfrm>
                    <a:prstGeom prst="rect">
                      <a:avLst/>
                    </a:prstGeom>
                    <a:noFill/>
                    <a:ln>
                      <a:noFill/>
                    </a:ln>
                  </pic:spPr>
                </pic:pic>
              </a:graphicData>
            </a:graphic>
          </wp:inline>
        </w:drawing>
      </w:r>
    </w:p>
    <w:p w14:paraId="3BF50649" w14:textId="601B16CA" w:rsidR="00A54B10" w:rsidRDefault="00B40F43" w:rsidP="00A54B10">
      <w:r>
        <w:t>Figure 2. Examples of population structure and movement scenarios available in SPASAM-MSE: (A) spatial heterogeneity with seasonal movement; (B) natal homing with population-specific movement; (C) natal homing with region-specific movement; (D) natal homing with straying; and (E) metapopulation with region-specific movement. Spawning is assumed to occur in June–July (grey background). These examples represent common configurations but do not capture the full spectrum of spatial and movement scenarios supported by SPASAM-MSE.</w:t>
      </w:r>
      <w:r w:rsidR="00A54B10">
        <w:br w:type="page"/>
      </w:r>
      <w:r w:rsidR="00A54B10">
        <w:lastRenderedPageBreak/>
        <w:br/>
      </w:r>
      <w:r w:rsidR="008A2BA5" w:rsidRPr="008A2BA5">
        <w:rPr>
          <w:noProof/>
        </w:rPr>
        <w:drawing>
          <wp:inline distT="0" distB="0" distL="0" distR="0" wp14:anchorId="092D1299" wp14:editId="7D458960">
            <wp:extent cx="5943600" cy="5943600"/>
            <wp:effectExtent l="0" t="0" r="0" b="0"/>
            <wp:docPr id="20" name="Picture 20" descr="C:\Users\chengxue.li\Desktop\MSE_method_paper\combined_movement_pl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engxue.li\Desktop\MSE_method_paper\combined_movement_plots.png"/>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FEE541" w14:textId="15B4A810" w:rsidR="00A54B10" w:rsidRDefault="00A54B10" w:rsidP="00A54B10">
      <w:r>
        <w:rPr>
          <w:color w:val="111111"/>
          <w:shd w:val="clear" w:color="auto" w:fill="FFFFFF"/>
        </w:rPr>
        <w:t>Figure 3. (A</w:t>
      </w:r>
      <w:r w:rsidR="00C55C51">
        <w:rPr>
          <w:color w:val="111111"/>
          <w:shd w:val="clear" w:color="auto" w:fill="FFFFFF"/>
        </w:rPr>
        <w:t>-B</w:t>
      </w:r>
      <w:r>
        <w:rPr>
          <w:color w:val="111111"/>
          <w:shd w:val="clear" w:color="auto" w:fill="FFFFFF"/>
        </w:rPr>
        <w:t>) Ontogenetic movement modeled as an increasing logistic curve with random effects following a stationary AR(1) process across years, representing stochastic variability; (</w:t>
      </w:r>
      <w:r w:rsidR="00F54B47">
        <w:rPr>
          <w:color w:val="111111"/>
          <w:shd w:val="clear" w:color="auto" w:fill="FFFFFF"/>
        </w:rPr>
        <w:t>C-D</w:t>
      </w:r>
      <w:r>
        <w:rPr>
          <w:color w:val="111111"/>
          <w:shd w:val="clear" w:color="auto" w:fill="FFFFFF"/>
        </w:rPr>
        <w:t>) Ont</w:t>
      </w:r>
      <w:r w:rsidR="00217AA1">
        <w:rPr>
          <w:color w:val="111111"/>
          <w:shd w:val="clear" w:color="auto" w:fill="FFFFFF"/>
        </w:rPr>
        <w:t>ogenetic movement modeled as dome-shaped double-</w:t>
      </w:r>
      <w:r>
        <w:rPr>
          <w:color w:val="111111"/>
          <w:shd w:val="clear" w:color="auto" w:fill="FFFFFF"/>
        </w:rPr>
        <w:t>logistic curve with random effects following a</w:t>
      </w:r>
      <w:r w:rsidR="003F0205">
        <w:rPr>
          <w:color w:val="111111"/>
          <w:shd w:val="clear" w:color="auto" w:fill="FFFFFF"/>
        </w:rPr>
        <w:t>n</w:t>
      </w:r>
      <w:r>
        <w:rPr>
          <w:color w:val="111111"/>
          <w:shd w:val="clear" w:color="auto" w:fill="FFFFFF"/>
        </w:rPr>
        <w:t xml:space="preserve"> </w:t>
      </w:r>
      <w:r w:rsidR="00097CA9" w:rsidRPr="009B3744">
        <w:rPr>
          <w:rFonts w:eastAsia="Times New Roman"/>
          <w:color w:val="000000"/>
          <w:lang w:eastAsia="zh-CN"/>
        </w:rPr>
        <w:t xml:space="preserve">independent and identically distributed </w:t>
      </w:r>
      <w:r w:rsidR="007979BE">
        <w:rPr>
          <w:rFonts w:eastAsia="Times New Roman"/>
          <w:color w:val="000000"/>
          <w:lang w:eastAsia="zh-CN"/>
        </w:rPr>
        <w:t>(IID</w:t>
      </w:r>
      <w:r w:rsidR="00C456CF">
        <w:rPr>
          <w:rFonts w:eastAsia="Times New Roman"/>
          <w:color w:val="000000"/>
          <w:lang w:eastAsia="zh-CN"/>
        </w:rPr>
        <w:t xml:space="preserve"> by years</w:t>
      </w:r>
      <w:r w:rsidR="00834179">
        <w:rPr>
          <w:rFonts w:eastAsia="Times New Roman"/>
          <w:color w:val="000000"/>
          <w:lang w:eastAsia="zh-CN"/>
        </w:rPr>
        <w:t xml:space="preserve">) </w:t>
      </w:r>
      <w:r>
        <w:rPr>
          <w:color w:val="111111"/>
          <w:shd w:val="clear" w:color="auto" w:fill="FFFFFF"/>
        </w:rPr>
        <w:t xml:space="preserve">process and a yearly increasing trend in the mean movement rate, representing nonstationary stochastic </w:t>
      </w:r>
      <w:r w:rsidR="00A22E5D">
        <w:rPr>
          <w:color w:val="111111"/>
          <w:shd w:val="clear" w:color="auto" w:fill="FFFFFF"/>
        </w:rPr>
        <w:t xml:space="preserve">movement </w:t>
      </w:r>
      <w:r>
        <w:rPr>
          <w:color w:val="111111"/>
          <w:shd w:val="clear" w:color="auto" w:fill="FFFFFF"/>
        </w:rPr>
        <w:t>variability.</w:t>
      </w:r>
      <w:r>
        <w:br w:type="page"/>
      </w:r>
    </w:p>
    <w:p w14:paraId="6AADB412" w14:textId="77777777" w:rsidR="00A54B10" w:rsidRDefault="00000000" w:rsidP="00A54B10">
      <w:sdt>
        <w:sdtPr>
          <w:tag w:val="goog_rdk_648"/>
          <w:id w:val="-1513758917"/>
        </w:sdtPr>
        <w:sdtContent/>
      </w:sdt>
      <w:sdt>
        <w:sdtPr>
          <w:tag w:val="goog_rdk_649"/>
          <w:id w:val="1339964136"/>
        </w:sdtPr>
        <w:sdtContent/>
      </w:sdt>
      <w:r w:rsidR="00A54B10">
        <w:rPr>
          <w:noProof/>
        </w:rPr>
        <w:drawing>
          <wp:inline distT="0" distB="0" distL="0" distR="0" wp14:anchorId="0D60348F" wp14:editId="3ECD08A6">
            <wp:extent cx="5118614" cy="5577442"/>
            <wp:effectExtent l="0" t="0" r="0" b="0"/>
            <wp:docPr id="5" name="image3.png" descr="Screen Clipping"/>
            <wp:cNvGraphicFramePr/>
            <a:graphic xmlns:a="http://schemas.openxmlformats.org/drawingml/2006/main">
              <a:graphicData uri="http://schemas.openxmlformats.org/drawingml/2006/picture">
                <pic:pic xmlns:pic="http://schemas.openxmlformats.org/drawingml/2006/picture">
                  <pic:nvPicPr>
                    <pic:cNvPr id="0" name="image3.png" descr="Screen Clipping"/>
                    <pic:cNvPicPr preferRelativeResize="0"/>
                  </pic:nvPicPr>
                  <pic:blipFill>
                    <a:blip r:embed="rId121"/>
                    <a:srcRect/>
                    <a:stretch>
                      <a:fillRect/>
                    </a:stretch>
                  </pic:blipFill>
                  <pic:spPr>
                    <a:xfrm>
                      <a:off x="0" y="0"/>
                      <a:ext cx="5118614" cy="5577442"/>
                    </a:xfrm>
                    <a:prstGeom prst="rect">
                      <a:avLst/>
                    </a:prstGeom>
                    <a:ln/>
                  </pic:spPr>
                </pic:pic>
              </a:graphicData>
            </a:graphic>
          </wp:inline>
        </w:drawing>
      </w:r>
    </w:p>
    <w:p w14:paraId="24E1FEFE" w14:textId="061AC584" w:rsidR="00A54B10" w:rsidRDefault="00A54B10" w:rsidP="00A54B10">
      <w:r>
        <w:t xml:space="preserve">Figure 4. </w:t>
      </w:r>
      <w:r w:rsidR="00326975">
        <w:t>The R Shiny application built into SPASAM-MSE that enables user-friendly configuration of complex movement dynamics. Users can specify inputs such as the number of populations and regions, seasonal structure, movement patterns, mean movement rates, and random effect options, with outputs updated interactively.</w:t>
      </w:r>
      <w:r>
        <w:br w:type="page"/>
      </w:r>
    </w:p>
    <w:p w14:paraId="0D0011B2" w14:textId="5A2E3693" w:rsidR="00A54B10" w:rsidRDefault="00000000" w:rsidP="00A54B10">
      <w:sdt>
        <w:sdtPr>
          <w:tag w:val="goog_rdk_650"/>
          <w:id w:val="576096720"/>
        </w:sdtPr>
        <w:sdtContent/>
      </w:sdt>
      <w:r w:rsidR="00593748" w:rsidRPr="00593748">
        <w:rPr>
          <w:snapToGrid w:val="0"/>
          <w:color w:val="000000"/>
          <w:w w:val="0"/>
          <w:sz w:val="0"/>
          <w:szCs w:val="0"/>
          <w:u w:color="000000"/>
          <w:bdr w:val="none" w:sz="0" w:space="0" w:color="000000"/>
          <w:shd w:val="clear" w:color="000000" w:fill="000000"/>
          <w:lang w:val="x-none" w:eastAsia="x-none" w:bidi="x-none"/>
        </w:rPr>
        <w:t xml:space="preserve"> </w:t>
      </w:r>
      <w:r w:rsidR="00B169BA">
        <w:rPr>
          <w:noProof/>
        </w:rPr>
        <w:drawing>
          <wp:inline distT="0" distB="0" distL="0" distR="0" wp14:anchorId="39F07C65" wp14:editId="5B13B0F9">
            <wp:extent cx="5943600" cy="4457700"/>
            <wp:effectExtent l="0" t="0" r="0" b="0"/>
            <wp:docPr id="459759094" name="Picture 1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59094" name="Picture 17" descr="A diagram of a process&#10;&#10;AI-generated content may be incorrec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41EC677" w14:textId="429514EB" w:rsidR="00BE31E3" w:rsidRDefault="006F71E3" w:rsidP="008F4A0E">
      <w:pPr>
        <w:sectPr w:rsidR="00BE31E3" w:rsidSect="0027469A">
          <w:pgSz w:w="12240" w:h="15840"/>
          <w:pgMar w:top="1440" w:right="1440" w:bottom="1440" w:left="1440" w:header="720" w:footer="720" w:gutter="0"/>
          <w:lnNumType w:countBy="1" w:restart="continuous"/>
          <w:pgNumType w:start="1"/>
          <w:cols w:space="720"/>
          <w:docGrid w:linePitch="326"/>
        </w:sectPr>
      </w:pPr>
      <w:r>
        <w:t xml:space="preserve">Figure </w:t>
      </w:r>
      <w:r w:rsidRPr="00D75764">
        <w:t xml:space="preserve">5. Schematic of the SPASAM-MSE framework </w:t>
      </w:r>
      <w:r w:rsidR="008C6A70">
        <w:t xml:space="preserve">as </w:t>
      </w:r>
      <w:r w:rsidRPr="00D75764">
        <w:t xml:space="preserve">used in the example application. The operating model (OM) is spatially explicit with natal homing movement dynamics and includes </w:t>
      </w:r>
      <w:r w:rsidR="00A10DCF">
        <w:t>two</w:t>
      </w:r>
      <w:r w:rsidRPr="00D75764">
        <w:t xml:space="preserve"> fleets and </w:t>
      </w:r>
      <w:r w:rsidR="00A10DCF">
        <w:t>two</w:t>
      </w:r>
      <w:r w:rsidRPr="00D75764">
        <w:t xml:space="preserve"> surveys</w:t>
      </w:r>
      <w:r>
        <w:t xml:space="preserve"> in </w:t>
      </w:r>
      <w:r w:rsidR="00A10DCF">
        <w:t>two</w:t>
      </w:r>
      <w:r>
        <w:t xml:space="preserve"> regions</w:t>
      </w:r>
      <w:r w:rsidRPr="00D75764">
        <w:t xml:space="preserve">. </w:t>
      </w:r>
      <w:r w:rsidR="001222E6">
        <w:t xml:space="preserve">Spawning is assumed to occur in </w:t>
      </w:r>
      <w:r w:rsidR="00C47BCF">
        <w:t>Autumn</w:t>
      </w:r>
      <w:r w:rsidR="001222E6">
        <w:t xml:space="preserve"> (grey background). </w:t>
      </w:r>
      <w:r w:rsidRPr="00D75764">
        <w:t>Five candidate estimation models (EMs) are evaluated: Panmictic (PAN), Fleets-as-Areas (FAA), Spatially Disaggregated (</w:t>
      </w:r>
      <w:proofErr w:type="spellStart"/>
      <w:r w:rsidRPr="00D75764">
        <w:t>SpD</w:t>
      </w:r>
      <w:proofErr w:type="spellEnd"/>
      <w:r w:rsidRPr="00D75764">
        <w:t xml:space="preserve">), Spatially Explicit with Fixed Movement (SpE-F), and Spatially Explicit with Movement Estimated (SpE-E), each differing in spatial structure and movement assumptions. Projected catch from each candidate EM is passed to the catch apportionment module, which generates fleet-specific catch advice that feeds back to the OM to update population dynamics. </w:t>
      </w:r>
    </w:p>
    <w:p w14:paraId="06CF0137" w14:textId="4665FE86" w:rsidR="00CE6C6F" w:rsidRDefault="00097D09" w:rsidP="008F4A0E">
      <w:r>
        <w:rPr>
          <w:noProof/>
        </w:rPr>
        <w:lastRenderedPageBreak/>
        <w:drawing>
          <wp:inline distT="0" distB="0" distL="0" distR="0" wp14:anchorId="51E23844" wp14:editId="6CA1DC40">
            <wp:extent cx="5943600" cy="4754880"/>
            <wp:effectExtent l="0" t="0" r="0" b="0"/>
            <wp:docPr id="1463582088" name="Picture 11" descr="A group of rows of colorful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82088" name="Picture 11" descr="A group of rows of colorful boxes&#10;&#10;AI-generated content may be incorrect."/>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C01755F" w14:textId="1F40B525" w:rsidR="00096600" w:rsidRDefault="003A6962" w:rsidP="008F4A0E">
      <w:pPr>
        <w:rPr>
          <w:sz w:val="20"/>
          <w:szCs w:val="20"/>
        </w:rPr>
      </w:pPr>
      <w:r w:rsidRPr="003A6962">
        <w:t xml:space="preserve">Figure 6. Performance of estimation models (EMs) in terms of catch and spawning stock biomass (SSB), summarized across 25 realizations. For each realization, catch and SSB were calculated as the mean over the evaluation window (short term = first 3 years of the feedback loop; long term = last 3 years). Panels show short-term average catch (A), </w:t>
      </w:r>
      <w:del w:id="85" w:author="Chengxue Li" w:date="2026-01-19T16:21:00Z" w16du:dateUtc="2026-01-19T21:21:00Z">
        <w:r w:rsidRPr="003A6962" w:rsidDel="00A5658C">
          <w:delText>short-term average SSB (</w:delText>
        </w:r>
        <w:r w:rsidRPr="003A6962" w:rsidDel="00435BD7">
          <w:delText>B</w:delText>
        </w:r>
        <w:r w:rsidRPr="003A6962" w:rsidDel="00A5658C">
          <w:delText xml:space="preserve">), </w:delText>
        </w:r>
      </w:del>
      <w:r w:rsidRPr="003A6962">
        <w:t>long-term average catch (</w:t>
      </w:r>
      <w:del w:id="86" w:author="Chengxue Li" w:date="2026-01-19T16:21:00Z" w16du:dateUtc="2026-01-19T21:21:00Z">
        <w:r w:rsidRPr="003A6962" w:rsidDel="00435BD7">
          <w:delText>C</w:delText>
        </w:r>
      </w:del>
      <w:ins w:id="87" w:author="Chengxue Li" w:date="2026-01-19T16:21:00Z" w16du:dateUtc="2026-01-19T21:21:00Z">
        <w:r w:rsidR="00435BD7">
          <w:t>B</w:t>
        </w:r>
      </w:ins>
      <w:r w:rsidRPr="003A6962">
        <w:t xml:space="preserve">), </w:t>
      </w:r>
      <w:ins w:id="88" w:author="Chengxue Li" w:date="2026-01-19T16:21:00Z" w16du:dateUtc="2026-01-19T21:21:00Z">
        <w:r w:rsidR="00A5658C" w:rsidRPr="003A6962">
          <w:t>short-term average SSB (</w:t>
        </w:r>
        <w:r w:rsidR="00A5658C">
          <w:t>C</w:t>
        </w:r>
        <w:r w:rsidR="00A5658C" w:rsidRPr="003A6962">
          <w:t xml:space="preserve">), </w:t>
        </w:r>
      </w:ins>
      <w:r w:rsidRPr="003A6962">
        <w:t>and long-term average SSB (D). Boxplots summarize the distribution of realization-level means across replicates: horizontal lines indicate medians, boxes represent the interquartile range (25th–75th percentiles), and whiskers extend to 1.5× the interquartile range</w:t>
      </w:r>
      <w:r w:rsidR="00F10CB5">
        <w:t>.</w:t>
      </w:r>
      <w:r w:rsidR="00444B67">
        <w:t xml:space="preserve"> Note that all 25 realizations were generated using the same set of random numbers</w:t>
      </w:r>
      <w:r w:rsidRPr="003A6962">
        <w:t>.</w:t>
      </w:r>
      <w:r w:rsidR="00444B67">
        <w:t xml:space="preserve"> </w:t>
      </w:r>
      <w:r w:rsidR="00A25B67">
        <w:rPr>
          <w:noProof/>
        </w:rPr>
        <w:lastRenderedPageBreak/>
        <w:drawing>
          <wp:inline distT="0" distB="0" distL="0" distR="0" wp14:anchorId="531B33A9" wp14:editId="50F8256D">
            <wp:extent cx="5943600" cy="4160520"/>
            <wp:effectExtent l="0" t="0" r="0" b="5080"/>
            <wp:docPr id="950433683"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3683" name="Picture 9" descr="A screenshot of a graph&#10;&#10;AI-generated content may be incorrect."/>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r w:rsidR="009C51CF" w:rsidRPr="00357A6C">
        <w:t xml:space="preserve">Figure </w:t>
      </w:r>
      <w:r w:rsidR="00416F54" w:rsidRPr="00357A6C">
        <w:t>7</w:t>
      </w:r>
      <w:r w:rsidR="009C51CF" w:rsidRPr="00357A6C">
        <w:t xml:space="preserve">. </w:t>
      </w:r>
      <w:r w:rsidR="007845B9" w:rsidRPr="00357A6C">
        <w:t xml:space="preserve">Kobe plot </w:t>
      </w:r>
      <w:proofErr w:type="gramStart"/>
      <w:r w:rsidR="007845B9" w:rsidRPr="00357A6C">
        <w:t>illustrating</w:t>
      </w:r>
      <w:proofErr w:type="gramEnd"/>
      <w:r w:rsidR="007845B9" w:rsidRPr="00357A6C">
        <w:t xml:space="preserve"> the </w:t>
      </w:r>
      <w:r w:rsidR="008C6A70" w:rsidRPr="00357A6C">
        <w:t xml:space="preserve">global </w:t>
      </w:r>
      <w:r w:rsidR="007845B9" w:rsidRPr="00357A6C">
        <w:t xml:space="preserve">population status over the last 3 years of the feedback period for each estimation model (EM), summarized across </w:t>
      </w:r>
      <w:r w:rsidR="000836A0">
        <w:t>25</w:t>
      </w:r>
      <w:r w:rsidR="007845B9" w:rsidRPr="00357A6C">
        <w:t xml:space="preserve"> realizations.</w:t>
      </w:r>
      <w:r w:rsidR="007845B9" w:rsidRPr="00EC169B">
        <w:rPr>
          <w:sz w:val="20"/>
          <w:szCs w:val="20"/>
        </w:rPr>
        <w:t xml:space="preserve"> </w:t>
      </w:r>
    </w:p>
    <w:p w14:paraId="0AF23BEC" w14:textId="09B7529C" w:rsidR="007F0176" w:rsidRDefault="002D288E" w:rsidP="008F4A0E">
      <w:r>
        <w:rPr>
          <w:noProof/>
        </w:rPr>
        <w:lastRenderedPageBreak/>
        <w:drawing>
          <wp:inline distT="0" distB="0" distL="0" distR="0" wp14:anchorId="58E8DA1A" wp14:editId="4C095B46">
            <wp:extent cx="5943600" cy="4754880"/>
            <wp:effectExtent l="0" t="0" r="0" b="0"/>
            <wp:docPr id="2134776565" name="Picture 10" descr="A diagram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776565" name="Picture 10" descr="A diagram of different colors&#10;&#10;AI-generated content may be incorrect."/>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00391C5E" w14:textId="3E113578" w:rsidR="000771F5" w:rsidRDefault="0038327B" w:rsidP="00B33B6D">
      <w:pPr>
        <w:jc w:val="both"/>
      </w:pPr>
      <w:r w:rsidRPr="0038327B">
        <w:t>Figure 8. Global-scale performance of estimation models (EMs) summarized across 25 realizations. (A) Standardized performance scores (0–1) for short- and long-term catch, fishing mortality (</w:t>
      </w:r>
      <w:r w:rsidRPr="005A76D8">
        <w:rPr>
          <w:i/>
          <w:iCs/>
        </w:rPr>
        <w:t>F</w:t>
      </w:r>
      <w:r w:rsidRPr="0038327B">
        <w:t xml:space="preserve">), and spawning stock biomass (SSB); higher scores indicate better performance. Bars show medians, with horizontal lines indicating interquartile ranges (25th–75th percentiles). (B) Radar chart of median scores for short- and long-term catch and SSB, annual average variation in catch (AACV), SSB (AASV), and </w:t>
      </w:r>
      <w:r w:rsidRPr="00175521">
        <w:rPr>
          <w:i/>
          <w:iCs/>
        </w:rPr>
        <w:t>F</w:t>
      </w:r>
      <w:r w:rsidRPr="0038327B">
        <w:t xml:space="preserve"> (AAFV), and the probability of overfishing in the short and long term. (C–D) Global AACV, catch, and SSB in the short term (C) and long term (D). Boxplots display medians (</w:t>
      </w:r>
      <w:r w:rsidR="001A4412">
        <w:t>vertic</w:t>
      </w:r>
      <w:r w:rsidR="00CF5696">
        <w:t>al</w:t>
      </w:r>
      <w:r w:rsidRPr="0038327B">
        <w:t xml:space="preserve"> line)</w:t>
      </w:r>
      <w:r w:rsidR="00CD6F74">
        <w:t xml:space="preserve"> and </w:t>
      </w:r>
      <w:r w:rsidRPr="0038327B">
        <w:t>interquartile ranges (box</w:t>
      </w:r>
      <w:r w:rsidR="003B243E">
        <w:t>)</w:t>
      </w:r>
      <w:r w:rsidRPr="0038327B">
        <w:t>.</w:t>
      </w:r>
      <w:r w:rsidR="000771F5">
        <w:br w:type="page"/>
      </w:r>
    </w:p>
    <w:p w14:paraId="3B0D39A8" w14:textId="1B8A1224" w:rsidR="000204B1" w:rsidRDefault="000204B1" w:rsidP="00F33979">
      <w:pPr>
        <w:pStyle w:val="Heading1"/>
      </w:pPr>
      <w:r>
        <w:lastRenderedPageBreak/>
        <w:t>Supplementary Files</w:t>
      </w:r>
    </w:p>
    <w:p w14:paraId="0D96C01F" w14:textId="79187807" w:rsidR="008F4A0E" w:rsidRDefault="008F4A0E" w:rsidP="008F4A0E">
      <w:r>
        <w:t>Table</w:t>
      </w:r>
      <w:r w:rsidR="00AE2AD5">
        <w:t xml:space="preserve"> S1</w:t>
      </w:r>
      <w:r w:rsidR="00C43D38">
        <w:t xml:space="preserve">. </w:t>
      </w:r>
      <w:r w:rsidR="002D2229" w:rsidRPr="002D2229">
        <w:t>Description of fishing mortality (</w:t>
      </w:r>
      <w:r w:rsidR="002D2229" w:rsidRPr="00841165">
        <w:rPr>
          <w:i/>
          <w:iCs/>
        </w:rPr>
        <w:t>F</w:t>
      </w:r>
      <w:r w:rsidR="002D2229" w:rsidRPr="002D2229">
        <w:t xml:space="preserve">) configuration options available in the SPASAM-MSE framework. These options allow users to define initial </w:t>
      </w:r>
      <w:r w:rsidR="007F78FA" w:rsidRPr="007F78FA">
        <w:rPr>
          <w:i/>
          <w:iCs/>
        </w:rPr>
        <w:t>F</w:t>
      </w:r>
      <w:r w:rsidR="002D2229" w:rsidRPr="002D2229">
        <w:t xml:space="preserve">, select among historical fishing patterns, </w:t>
      </w:r>
      <w:r w:rsidR="00615207">
        <w:t>or</w:t>
      </w:r>
      <w:r w:rsidR="002D2229" w:rsidRPr="002D2229">
        <w:t xml:space="preserve"> provide </w:t>
      </w:r>
      <w:r w:rsidR="007137AD">
        <w:t xml:space="preserve">user-specified </w:t>
      </w:r>
      <w:r w:rsidR="007137AD" w:rsidRPr="008A1CC0">
        <w:rPr>
          <w:i/>
          <w:iCs/>
        </w:rPr>
        <w:t>F</w:t>
      </w:r>
      <w:r w:rsidR="00EC65AA">
        <w:rPr>
          <w:i/>
          <w:iCs/>
        </w:rPr>
        <w:t xml:space="preserve"> </w:t>
      </w:r>
      <w:r w:rsidR="00EC65AA" w:rsidRPr="00EC65AA">
        <w:t>values</w:t>
      </w:r>
      <w:r w:rsidR="002D2229" w:rsidRPr="002D2229">
        <w:t xml:space="preserve">. </w:t>
      </w:r>
    </w:p>
    <w:tbl>
      <w:tblPr>
        <w:tblStyle w:val="Table"/>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17"/>
        <w:gridCol w:w="8026"/>
      </w:tblGrid>
      <w:tr w:rsidR="00E30399" w:rsidRPr="00C9068F" w14:paraId="27FBC66B" w14:textId="77777777" w:rsidTr="00C37619">
        <w:trPr>
          <w:cnfStyle w:val="100000000000" w:firstRow="1" w:lastRow="0" w:firstColumn="0" w:lastColumn="0" w:oddVBand="0" w:evenVBand="0" w:oddHBand="0" w:evenHBand="0" w:firstRowFirstColumn="0" w:firstRowLastColumn="0" w:lastRowFirstColumn="0" w:lastRowLastColumn="0"/>
          <w:tblHeader/>
        </w:trPr>
        <w:tc>
          <w:tcPr>
            <w:tcW w:w="705" w:type="pct"/>
          </w:tcPr>
          <w:p w14:paraId="2299F529" w14:textId="1E7AC783" w:rsidR="00E30399" w:rsidRPr="00C9068F" w:rsidRDefault="00E30399" w:rsidP="00E30399">
            <w:pPr>
              <w:pStyle w:val="Compact"/>
              <w:rPr>
                <w:rFonts w:ascii="Times New Roman" w:hAnsi="Times New Roman"/>
                <w:sz w:val="16"/>
                <w:szCs w:val="16"/>
              </w:rPr>
            </w:pPr>
            <w:r w:rsidRPr="006A1438">
              <w:t>Option</w:t>
            </w:r>
          </w:p>
        </w:tc>
        <w:tc>
          <w:tcPr>
            <w:tcW w:w="4295" w:type="pct"/>
          </w:tcPr>
          <w:p w14:paraId="075EF83F" w14:textId="50F3C45F" w:rsidR="00E30399" w:rsidRPr="00C9068F" w:rsidRDefault="00E30399" w:rsidP="00E30399">
            <w:pPr>
              <w:pStyle w:val="Compact"/>
              <w:rPr>
                <w:rFonts w:ascii="Times New Roman" w:hAnsi="Times New Roman"/>
                <w:sz w:val="16"/>
                <w:szCs w:val="16"/>
              </w:rPr>
            </w:pPr>
            <w:r w:rsidRPr="0031237E">
              <w:rPr>
                <w:rFonts w:ascii="Times New Roman" w:hAnsi="Times New Roman"/>
              </w:rPr>
              <w:t>Description</w:t>
            </w:r>
          </w:p>
        </w:tc>
      </w:tr>
      <w:tr w:rsidR="00E30399" w:rsidRPr="00C9068F" w14:paraId="2C73BDA0" w14:textId="77777777" w:rsidTr="00C37619">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00F7C600" w14:textId="3B4E5BE1" w:rsidR="00E30399" w:rsidRPr="00C9068F" w:rsidRDefault="00E30399" w:rsidP="00E30399">
            <w:pPr>
              <w:pStyle w:val="Compact"/>
              <w:rPr>
                <w:rFonts w:ascii="Times New Roman" w:hAnsi="Times New Roman"/>
                <w:sz w:val="16"/>
                <w:szCs w:val="16"/>
              </w:rPr>
            </w:pPr>
            <w:r w:rsidRPr="0031237E">
              <w:rPr>
                <w:rFonts w:ascii="Times New Roman" w:hAnsi="Times New Roman"/>
                <w:color w:val="000000"/>
              </w:rPr>
              <w:t>F.year1</w:t>
            </w:r>
          </w:p>
        </w:tc>
        <w:tc>
          <w:tcPr>
            <w:tcW w:w="4295" w:type="pct"/>
          </w:tcPr>
          <w:p w14:paraId="3C739A48" w14:textId="30B01D50" w:rsidR="00E30399" w:rsidRPr="00C9068F" w:rsidRDefault="00E30399" w:rsidP="00E30399">
            <w:pPr>
              <w:pStyle w:val="Compact"/>
              <w:rPr>
                <w:rFonts w:ascii="Times New Roman" w:hAnsi="Times New Roman"/>
                <w:sz w:val="16"/>
                <w:szCs w:val="16"/>
              </w:rPr>
            </w:pPr>
            <w:r w:rsidRPr="0031237E">
              <w:rPr>
                <w:rFonts w:ascii="Times New Roman" w:hAnsi="Times New Roman"/>
              </w:rPr>
              <w:t>Fishing mortality in the first year</w:t>
            </w:r>
          </w:p>
        </w:tc>
      </w:tr>
      <w:tr w:rsidR="00E30399" w:rsidRPr="00C9068F" w14:paraId="710B95C9" w14:textId="77777777" w:rsidTr="00C37619">
        <w:tblPrEx>
          <w:jc w:val="left"/>
        </w:tblPrEx>
        <w:tc>
          <w:tcPr>
            <w:tcW w:w="705" w:type="pct"/>
          </w:tcPr>
          <w:p w14:paraId="6F3E6BBA" w14:textId="04869FA8" w:rsidR="00E30399" w:rsidRPr="00C9068F" w:rsidRDefault="00E30399" w:rsidP="00E30399">
            <w:pPr>
              <w:pStyle w:val="Compact"/>
              <w:rPr>
                <w:rFonts w:ascii="Times New Roman" w:hAnsi="Times New Roman"/>
                <w:sz w:val="16"/>
                <w:szCs w:val="16"/>
              </w:rPr>
            </w:pPr>
            <w:proofErr w:type="spellStart"/>
            <w:r w:rsidRPr="0031237E">
              <w:rPr>
                <w:rFonts w:ascii="Times New Roman" w:hAnsi="Times New Roman"/>
                <w:color w:val="000000"/>
              </w:rPr>
              <w:t>Fhist</w:t>
            </w:r>
            <w:proofErr w:type="spellEnd"/>
          </w:p>
        </w:tc>
        <w:tc>
          <w:tcPr>
            <w:tcW w:w="4295" w:type="pct"/>
          </w:tcPr>
          <w:p w14:paraId="48B7BF26" w14:textId="284CCE81" w:rsidR="00E30399" w:rsidRPr="00C9068F" w:rsidRDefault="00E30399" w:rsidP="00E30399">
            <w:pPr>
              <w:pStyle w:val="Compact"/>
              <w:rPr>
                <w:rFonts w:ascii="Times New Roman" w:eastAsia="Aptos" w:hAnsi="Times New Roman"/>
                <w:sz w:val="16"/>
                <w:szCs w:val="16"/>
              </w:rPr>
            </w:pPr>
            <w:r w:rsidRPr="0031237E">
              <w:rPr>
                <w:rFonts w:ascii="Times New Roman" w:hAnsi="Times New Roman"/>
              </w:rPr>
              <w:t>Pattern of historical fishing mortality. Available options:</w:t>
            </w:r>
          </w:p>
        </w:tc>
      </w:tr>
      <w:tr w:rsidR="00E30399" w:rsidRPr="00C9068F" w14:paraId="4B51B43E" w14:textId="77777777" w:rsidTr="00C37619">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647E367B" w14:textId="259AFCE9" w:rsidR="00E30399" w:rsidRPr="00C9068F" w:rsidRDefault="00E30399" w:rsidP="00E30399">
            <w:pPr>
              <w:pStyle w:val="Compact"/>
              <w:rPr>
                <w:rFonts w:ascii="Times New Roman" w:hAnsi="Times New Roman"/>
                <w:sz w:val="16"/>
                <w:szCs w:val="16"/>
              </w:rPr>
            </w:pPr>
          </w:p>
        </w:tc>
        <w:tc>
          <w:tcPr>
            <w:tcW w:w="4295" w:type="pct"/>
          </w:tcPr>
          <w:p w14:paraId="58FCED44" w14:textId="08B51D94" w:rsidR="00E30399" w:rsidRPr="00C9068F" w:rsidRDefault="00E30399" w:rsidP="00E30399">
            <w:pPr>
              <w:pStyle w:val="Compact"/>
              <w:rPr>
                <w:rFonts w:ascii="Times New Roman" w:eastAsia="Aptos" w:hAnsi="Times New Roman"/>
                <w:sz w:val="16"/>
                <w:szCs w:val="16"/>
              </w:rPr>
            </w:pPr>
            <w:r w:rsidRPr="0031237E">
              <w:rPr>
                <w:rFonts w:ascii="Times New Roman" w:hAnsi="Times New Roman"/>
                <w:color w:val="000000"/>
              </w:rPr>
              <w:t xml:space="preserve">“constant”: </w:t>
            </w:r>
            <w:r w:rsidRPr="0031237E">
              <w:rPr>
                <w:rFonts w:ascii="Times New Roman" w:hAnsi="Times New Roman"/>
              </w:rPr>
              <w:t>Constant across years</w:t>
            </w:r>
          </w:p>
        </w:tc>
      </w:tr>
      <w:tr w:rsidR="00E30399" w:rsidRPr="00C9068F" w14:paraId="2C084983" w14:textId="77777777" w:rsidTr="00C37619">
        <w:tblPrEx>
          <w:jc w:val="left"/>
        </w:tblPrEx>
        <w:tc>
          <w:tcPr>
            <w:tcW w:w="705" w:type="pct"/>
          </w:tcPr>
          <w:p w14:paraId="187C9E8B" w14:textId="273C5E08" w:rsidR="00E30399" w:rsidRPr="00C9068F" w:rsidRDefault="00E30399" w:rsidP="00E30399">
            <w:pPr>
              <w:pStyle w:val="Compact"/>
              <w:rPr>
                <w:rFonts w:ascii="Times New Roman" w:hAnsi="Times New Roman"/>
                <w:sz w:val="16"/>
                <w:szCs w:val="16"/>
              </w:rPr>
            </w:pPr>
          </w:p>
        </w:tc>
        <w:tc>
          <w:tcPr>
            <w:tcW w:w="4295" w:type="pct"/>
          </w:tcPr>
          <w:p w14:paraId="7FDB032C" w14:textId="02205161" w:rsidR="00E30399" w:rsidRPr="00C9068F" w:rsidRDefault="00E30399" w:rsidP="00E30399">
            <w:pPr>
              <w:pStyle w:val="Compact"/>
              <w:rPr>
                <w:rFonts w:ascii="Times New Roman" w:hAnsi="Times New Roman"/>
                <w:sz w:val="16"/>
                <w:szCs w:val="16"/>
              </w:rPr>
            </w:pPr>
            <w:r w:rsidRPr="0031237E">
              <w:rPr>
                <w:rFonts w:ascii="Times New Roman" w:hAnsi="Times New Roman"/>
                <w:color w:val="000000"/>
              </w:rPr>
              <w:t>“</w:t>
            </w:r>
            <w:proofErr w:type="spellStart"/>
            <w:r w:rsidRPr="0031237E">
              <w:rPr>
                <w:rFonts w:ascii="Times New Roman" w:hAnsi="Times New Roman"/>
                <w:color w:val="000000"/>
              </w:rPr>
              <w:t>updown</w:t>
            </w:r>
            <w:proofErr w:type="spellEnd"/>
            <w:r w:rsidRPr="0031237E">
              <w:rPr>
                <w:rFonts w:ascii="Times New Roman" w:hAnsi="Times New Roman"/>
                <w:color w:val="000000"/>
              </w:rPr>
              <w:t xml:space="preserve">”: </w:t>
            </w:r>
            <w:r w:rsidRPr="0031237E">
              <w:rPr>
                <w:rFonts w:ascii="Times New Roman" w:hAnsi="Times New Roman"/>
              </w:rPr>
              <w:t>Increase to “Fmax” until change point, then decrease to “</w:t>
            </w:r>
            <w:proofErr w:type="spellStart"/>
            <w:r w:rsidRPr="0031237E">
              <w:rPr>
                <w:rFonts w:ascii="Times New Roman" w:hAnsi="Times New Roman"/>
              </w:rPr>
              <w:t>Fmin</w:t>
            </w:r>
            <w:proofErr w:type="spellEnd"/>
            <w:r w:rsidRPr="0031237E">
              <w:rPr>
                <w:rFonts w:ascii="Times New Roman" w:hAnsi="Times New Roman"/>
              </w:rPr>
              <w:t>”</w:t>
            </w:r>
          </w:p>
        </w:tc>
      </w:tr>
      <w:tr w:rsidR="00E30399" w:rsidRPr="00C9068F" w14:paraId="2E7CD8A5" w14:textId="77777777" w:rsidTr="00C37619">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54F8F2B7" w14:textId="2CDEADC3" w:rsidR="00E30399" w:rsidRPr="00C9068F" w:rsidRDefault="00E30399" w:rsidP="00E30399">
            <w:pPr>
              <w:pStyle w:val="Compact"/>
              <w:rPr>
                <w:rFonts w:ascii="Times New Roman" w:hAnsi="Times New Roman"/>
                <w:sz w:val="16"/>
                <w:szCs w:val="16"/>
              </w:rPr>
            </w:pPr>
          </w:p>
        </w:tc>
        <w:tc>
          <w:tcPr>
            <w:tcW w:w="4295" w:type="pct"/>
          </w:tcPr>
          <w:p w14:paraId="6D84454C" w14:textId="695755A7" w:rsidR="00E30399" w:rsidRPr="00C9068F" w:rsidRDefault="00E30399" w:rsidP="00E30399">
            <w:pPr>
              <w:pStyle w:val="Compact"/>
              <w:rPr>
                <w:rFonts w:ascii="Times New Roman" w:eastAsia="Aptos" w:hAnsi="Times New Roman"/>
                <w:sz w:val="16"/>
                <w:szCs w:val="16"/>
              </w:rPr>
            </w:pPr>
            <w:r w:rsidRPr="0031237E">
              <w:rPr>
                <w:rFonts w:ascii="Times New Roman" w:hAnsi="Times New Roman"/>
              </w:rPr>
              <w:t>“</w:t>
            </w:r>
            <w:proofErr w:type="spellStart"/>
            <w:r w:rsidRPr="0031237E">
              <w:rPr>
                <w:rFonts w:ascii="Times New Roman" w:hAnsi="Times New Roman"/>
                <w:color w:val="000000"/>
              </w:rPr>
              <w:t>downup</w:t>
            </w:r>
            <w:proofErr w:type="spellEnd"/>
            <w:r w:rsidRPr="0031237E">
              <w:rPr>
                <w:rFonts w:ascii="Times New Roman" w:hAnsi="Times New Roman"/>
                <w:color w:val="000000"/>
              </w:rPr>
              <w:t xml:space="preserve">”: </w:t>
            </w:r>
            <w:r w:rsidRPr="0031237E">
              <w:rPr>
                <w:rFonts w:ascii="Times New Roman" w:hAnsi="Times New Roman"/>
              </w:rPr>
              <w:t>Decrease to “</w:t>
            </w:r>
            <w:proofErr w:type="spellStart"/>
            <w:r w:rsidRPr="0031237E">
              <w:rPr>
                <w:rFonts w:ascii="Times New Roman" w:hAnsi="Times New Roman"/>
              </w:rPr>
              <w:t>Fmin</w:t>
            </w:r>
            <w:proofErr w:type="spellEnd"/>
            <w:r w:rsidRPr="0031237E">
              <w:rPr>
                <w:rFonts w:ascii="Times New Roman" w:hAnsi="Times New Roman"/>
              </w:rPr>
              <w:t>” until change point, then increase to “Fmax”</w:t>
            </w:r>
          </w:p>
        </w:tc>
      </w:tr>
      <w:tr w:rsidR="00E30399" w:rsidRPr="00C9068F" w14:paraId="564A8B80" w14:textId="77777777" w:rsidTr="00C37619">
        <w:tblPrEx>
          <w:jc w:val="left"/>
        </w:tblPrEx>
        <w:tc>
          <w:tcPr>
            <w:tcW w:w="705" w:type="pct"/>
          </w:tcPr>
          <w:p w14:paraId="068FF5FB" w14:textId="567DE76B" w:rsidR="00E30399" w:rsidRPr="00C9068F" w:rsidRDefault="00E30399" w:rsidP="00E30399">
            <w:pPr>
              <w:pStyle w:val="Compact"/>
              <w:rPr>
                <w:rFonts w:ascii="Times New Roman" w:hAnsi="Times New Roman"/>
                <w:sz w:val="16"/>
                <w:szCs w:val="16"/>
              </w:rPr>
            </w:pPr>
          </w:p>
        </w:tc>
        <w:tc>
          <w:tcPr>
            <w:tcW w:w="4295" w:type="pct"/>
          </w:tcPr>
          <w:p w14:paraId="5BDC4EF6" w14:textId="7799C29E" w:rsidR="00E30399" w:rsidRPr="00C9068F" w:rsidRDefault="00E30399" w:rsidP="00E30399">
            <w:pPr>
              <w:pStyle w:val="Compact"/>
              <w:rPr>
                <w:rFonts w:ascii="Times New Roman" w:eastAsia="Aptos" w:hAnsi="Times New Roman"/>
                <w:sz w:val="16"/>
                <w:szCs w:val="16"/>
              </w:rPr>
            </w:pPr>
            <w:r w:rsidRPr="0031237E">
              <w:rPr>
                <w:rFonts w:ascii="Times New Roman" w:hAnsi="Times New Roman"/>
              </w:rPr>
              <w:t>“</w:t>
            </w:r>
            <w:r w:rsidRPr="0031237E">
              <w:rPr>
                <w:rFonts w:ascii="Times New Roman" w:hAnsi="Times New Roman"/>
                <w:color w:val="000000"/>
              </w:rPr>
              <w:t xml:space="preserve">F-H-L”: </w:t>
            </w:r>
            <w:r w:rsidRPr="0031237E">
              <w:rPr>
                <w:rFonts w:ascii="Times New Roman" w:hAnsi="Times New Roman"/>
              </w:rPr>
              <w:t>Constant “F.year1</w:t>
            </w:r>
            <w:r>
              <w:t xml:space="preserve"> </w:t>
            </w:r>
            <w:r w:rsidRPr="0031237E">
              <w:rPr>
                <w:rFonts w:ascii="Times New Roman" w:hAnsi="Times New Roman"/>
              </w:rPr>
              <w:t>×</w:t>
            </w:r>
            <w:r>
              <w:t xml:space="preserve"> </w:t>
            </w:r>
            <w:r w:rsidRPr="0031237E">
              <w:rPr>
                <w:rFonts w:ascii="Times New Roman" w:hAnsi="Times New Roman"/>
              </w:rPr>
              <w:t>Fmax” until change point, followed by constant “F.year1</w:t>
            </w:r>
            <w:r>
              <w:t xml:space="preserve"> </w:t>
            </w:r>
            <w:r w:rsidRPr="0031237E">
              <w:rPr>
                <w:rFonts w:ascii="Times New Roman" w:hAnsi="Times New Roman"/>
              </w:rPr>
              <w:t>×</w:t>
            </w:r>
            <w:r>
              <w:t xml:space="preserve"> </w:t>
            </w:r>
            <w:proofErr w:type="spellStart"/>
            <w:r w:rsidRPr="0031237E">
              <w:rPr>
                <w:rFonts w:ascii="Times New Roman" w:hAnsi="Times New Roman"/>
              </w:rPr>
              <w:t>Fmin</w:t>
            </w:r>
            <w:proofErr w:type="spellEnd"/>
            <w:r w:rsidRPr="0031237E">
              <w:rPr>
                <w:rFonts w:ascii="Times New Roman" w:hAnsi="Times New Roman"/>
              </w:rPr>
              <w:t>”</w:t>
            </w:r>
          </w:p>
        </w:tc>
      </w:tr>
      <w:tr w:rsidR="00E30399" w:rsidRPr="00C9068F" w14:paraId="70924C30" w14:textId="77777777" w:rsidTr="00C37619">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04D6949B" w14:textId="60CC19BD" w:rsidR="00E30399" w:rsidRPr="00C9068F" w:rsidRDefault="00E30399" w:rsidP="00E30399">
            <w:pPr>
              <w:pStyle w:val="Compact"/>
              <w:rPr>
                <w:rFonts w:ascii="Times New Roman" w:hAnsi="Times New Roman"/>
                <w:sz w:val="16"/>
                <w:szCs w:val="16"/>
              </w:rPr>
            </w:pPr>
          </w:p>
        </w:tc>
        <w:tc>
          <w:tcPr>
            <w:tcW w:w="4295" w:type="pct"/>
          </w:tcPr>
          <w:p w14:paraId="370FAF63" w14:textId="6C5FD103" w:rsidR="00E30399" w:rsidRPr="00C9068F" w:rsidRDefault="00E30399" w:rsidP="00E30399">
            <w:pPr>
              <w:pStyle w:val="Compact"/>
              <w:rPr>
                <w:rFonts w:ascii="Times New Roman" w:hAnsi="Times New Roman"/>
                <w:sz w:val="16"/>
                <w:szCs w:val="16"/>
              </w:rPr>
            </w:pPr>
            <w:r w:rsidRPr="0031237E">
              <w:rPr>
                <w:rFonts w:ascii="Times New Roman" w:hAnsi="Times New Roman"/>
                <w:color w:val="000000"/>
              </w:rPr>
              <w:t xml:space="preserve">"F-L-H": </w:t>
            </w:r>
            <w:r w:rsidRPr="0031237E">
              <w:rPr>
                <w:rFonts w:ascii="Times New Roman" w:hAnsi="Times New Roman"/>
              </w:rPr>
              <w:t>Constant “F.year1</w:t>
            </w:r>
            <w:r>
              <w:t xml:space="preserve"> </w:t>
            </w:r>
            <w:r w:rsidRPr="0031237E">
              <w:rPr>
                <w:rFonts w:ascii="Times New Roman" w:hAnsi="Times New Roman"/>
              </w:rPr>
              <w:t>×</w:t>
            </w:r>
            <w:r>
              <w:t xml:space="preserve"> </w:t>
            </w:r>
            <w:proofErr w:type="spellStart"/>
            <w:r w:rsidRPr="0031237E">
              <w:rPr>
                <w:rFonts w:ascii="Times New Roman" w:hAnsi="Times New Roman"/>
              </w:rPr>
              <w:t>Fmin</w:t>
            </w:r>
            <w:proofErr w:type="spellEnd"/>
            <w:r w:rsidRPr="0031237E">
              <w:rPr>
                <w:rFonts w:ascii="Times New Roman" w:hAnsi="Times New Roman"/>
              </w:rPr>
              <w:t>” until change point, followed by constant “F.year1×Fmin”</w:t>
            </w:r>
          </w:p>
        </w:tc>
      </w:tr>
      <w:tr w:rsidR="00E30399" w:rsidRPr="00C9068F" w14:paraId="65366A06" w14:textId="77777777" w:rsidTr="00C37619">
        <w:tblPrEx>
          <w:jc w:val="left"/>
        </w:tblPrEx>
        <w:tc>
          <w:tcPr>
            <w:tcW w:w="705" w:type="pct"/>
          </w:tcPr>
          <w:p w14:paraId="3781B61D" w14:textId="30F3F63D" w:rsidR="00E30399" w:rsidRPr="00C9068F" w:rsidRDefault="00E30399" w:rsidP="00E30399">
            <w:pPr>
              <w:pStyle w:val="Compact"/>
              <w:rPr>
                <w:rFonts w:ascii="Times New Roman" w:hAnsi="Times New Roman"/>
                <w:sz w:val="16"/>
                <w:szCs w:val="16"/>
              </w:rPr>
            </w:pPr>
            <w:r w:rsidRPr="0031237E">
              <w:rPr>
                <w:rFonts w:ascii="Times New Roman" w:hAnsi="Times New Roman"/>
                <w:color w:val="000000"/>
              </w:rPr>
              <w:t>Fmax</w:t>
            </w:r>
          </w:p>
        </w:tc>
        <w:tc>
          <w:tcPr>
            <w:tcW w:w="4295" w:type="pct"/>
          </w:tcPr>
          <w:p w14:paraId="063446F0" w14:textId="4739939A" w:rsidR="00E30399" w:rsidRPr="00C9068F" w:rsidRDefault="00E30399" w:rsidP="00E30399">
            <w:pPr>
              <w:pStyle w:val="Compact"/>
              <w:rPr>
                <w:rFonts w:ascii="Times New Roman" w:hAnsi="Times New Roman"/>
                <w:sz w:val="16"/>
                <w:szCs w:val="16"/>
              </w:rPr>
            </w:pPr>
            <w:r w:rsidRPr="0031237E">
              <w:rPr>
                <w:rFonts w:ascii="Times New Roman" w:hAnsi="Times New Roman"/>
              </w:rPr>
              <w:t xml:space="preserve">Maximum F (or multiplier when </w:t>
            </w:r>
            <w:proofErr w:type="spellStart"/>
            <w:r w:rsidRPr="0031237E">
              <w:rPr>
                <w:rFonts w:ascii="Times New Roman" w:hAnsi="Times New Roman"/>
              </w:rPr>
              <w:t>Fhist</w:t>
            </w:r>
            <w:proofErr w:type="spellEnd"/>
            <w:r w:rsidRPr="0031237E">
              <w:rPr>
                <w:rFonts w:ascii="Times New Roman" w:hAnsi="Times New Roman"/>
              </w:rPr>
              <w:t xml:space="preserve"> = "F-H-L" or </w:t>
            </w:r>
            <w:proofErr w:type="spellStart"/>
            <w:r w:rsidRPr="0031237E">
              <w:rPr>
                <w:rFonts w:ascii="Times New Roman" w:hAnsi="Times New Roman"/>
              </w:rPr>
              <w:t>Fhist</w:t>
            </w:r>
            <w:proofErr w:type="spellEnd"/>
            <w:r w:rsidRPr="0031237E">
              <w:rPr>
                <w:rFonts w:ascii="Times New Roman" w:hAnsi="Times New Roman"/>
              </w:rPr>
              <w:t xml:space="preserve"> = "F-L-H")</w:t>
            </w:r>
          </w:p>
        </w:tc>
      </w:tr>
      <w:tr w:rsidR="00E30399" w:rsidRPr="00C9068F" w14:paraId="75E92E07" w14:textId="77777777" w:rsidTr="00C37619">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738E53EC" w14:textId="65E2630B" w:rsidR="00E30399" w:rsidRPr="00C9068F" w:rsidRDefault="00E30399" w:rsidP="00E30399">
            <w:pPr>
              <w:pStyle w:val="Compact"/>
              <w:rPr>
                <w:rFonts w:ascii="Times New Roman" w:hAnsi="Times New Roman"/>
                <w:sz w:val="16"/>
                <w:szCs w:val="16"/>
              </w:rPr>
            </w:pPr>
            <w:proofErr w:type="spellStart"/>
            <w:r w:rsidRPr="0031237E">
              <w:rPr>
                <w:rFonts w:ascii="Times New Roman" w:hAnsi="Times New Roman"/>
                <w:color w:val="000000"/>
              </w:rPr>
              <w:t>Fmin</w:t>
            </w:r>
            <w:proofErr w:type="spellEnd"/>
          </w:p>
        </w:tc>
        <w:tc>
          <w:tcPr>
            <w:tcW w:w="4295" w:type="pct"/>
          </w:tcPr>
          <w:p w14:paraId="36368C95" w14:textId="1A602505" w:rsidR="00E30399" w:rsidRPr="00C9068F" w:rsidRDefault="00E30399" w:rsidP="00E30399">
            <w:pPr>
              <w:pStyle w:val="Compact"/>
              <w:rPr>
                <w:rFonts w:ascii="Times New Roman" w:hAnsi="Times New Roman"/>
                <w:sz w:val="16"/>
                <w:szCs w:val="16"/>
              </w:rPr>
            </w:pPr>
            <w:r w:rsidRPr="0031237E">
              <w:rPr>
                <w:rFonts w:ascii="Times New Roman" w:hAnsi="Times New Roman"/>
              </w:rPr>
              <w:t xml:space="preserve">Minimum F (or multiplier when </w:t>
            </w:r>
            <w:proofErr w:type="spellStart"/>
            <w:r w:rsidRPr="0031237E">
              <w:rPr>
                <w:rFonts w:ascii="Times New Roman" w:hAnsi="Times New Roman"/>
              </w:rPr>
              <w:t>Fhist</w:t>
            </w:r>
            <w:proofErr w:type="spellEnd"/>
            <w:r w:rsidRPr="0031237E">
              <w:rPr>
                <w:rFonts w:ascii="Times New Roman" w:hAnsi="Times New Roman"/>
              </w:rPr>
              <w:t xml:space="preserve"> = "F-H-L" or </w:t>
            </w:r>
            <w:proofErr w:type="spellStart"/>
            <w:r w:rsidRPr="0031237E">
              <w:rPr>
                <w:rFonts w:ascii="Times New Roman" w:hAnsi="Times New Roman"/>
              </w:rPr>
              <w:t>Fhist</w:t>
            </w:r>
            <w:proofErr w:type="spellEnd"/>
            <w:r w:rsidRPr="0031237E">
              <w:rPr>
                <w:rFonts w:ascii="Times New Roman" w:hAnsi="Times New Roman"/>
              </w:rPr>
              <w:t xml:space="preserve"> = "F-L-H")</w:t>
            </w:r>
          </w:p>
        </w:tc>
      </w:tr>
      <w:tr w:rsidR="00E30399" w:rsidRPr="00C9068F" w14:paraId="54CA403C" w14:textId="77777777" w:rsidTr="00C37619">
        <w:tblPrEx>
          <w:jc w:val="left"/>
        </w:tblPrEx>
        <w:tc>
          <w:tcPr>
            <w:tcW w:w="705" w:type="pct"/>
          </w:tcPr>
          <w:p w14:paraId="0D97B2DD" w14:textId="3E950C79" w:rsidR="00E30399" w:rsidRPr="00C9068F" w:rsidRDefault="00E30399" w:rsidP="00E30399">
            <w:pPr>
              <w:pStyle w:val="Compact"/>
              <w:rPr>
                <w:rFonts w:ascii="Times New Roman" w:hAnsi="Times New Roman"/>
                <w:sz w:val="16"/>
                <w:szCs w:val="16"/>
              </w:rPr>
            </w:pPr>
            <w:proofErr w:type="spellStart"/>
            <w:r w:rsidRPr="0031237E">
              <w:rPr>
                <w:rFonts w:ascii="Times New Roman" w:hAnsi="Times New Roman"/>
                <w:color w:val="000000"/>
              </w:rPr>
              <w:t>change_time</w:t>
            </w:r>
            <w:proofErr w:type="spellEnd"/>
          </w:p>
        </w:tc>
        <w:tc>
          <w:tcPr>
            <w:tcW w:w="4295" w:type="pct"/>
          </w:tcPr>
          <w:p w14:paraId="0FB5868E" w14:textId="2E380E4D" w:rsidR="00E30399" w:rsidRPr="00C9068F" w:rsidRDefault="00E30399" w:rsidP="00E30399">
            <w:pPr>
              <w:pStyle w:val="Compact"/>
              <w:rPr>
                <w:rFonts w:ascii="Times New Roman" w:hAnsi="Times New Roman"/>
                <w:sz w:val="16"/>
                <w:szCs w:val="16"/>
              </w:rPr>
            </w:pPr>
            <w:r w:rsidRPr="0031237E">
              <w:rPr>
                <w:rFonts w:ascii="Times New Roman" w:hAnsi="Times New Roman"/>
              </w:rPr>
              <w:t>Proportion of the time series (0–1) indicating when the change in fishing mortality occurs.</w:t>
            </w:r>
          </w:p>
        </w:tc>
      </w:tr>
      <w:tr w:rsidR="00E30399" w:rsidRPr="00C9068F" w14:paraId="15188467" w14:textId="77777777" w:rsidTr="00C37619">
        <w:tblPrEx>
          <w:jc w:val="left"/>
        </w:tblPrEx>
        <w:trPr>
          <w:cnfStyle w:val="000000100000" w:firstRow="0" w:lastRow="0" w:firstColumn="0" w:lastColumn="0" w:oddVBand="0" w:evenVBand="0" w:oddHBand="1" w:evenHBand="0" w:firstRowFirstColumn="0" w:firstRowLastColumn="0" w:lastRowFirstColumn="0" w:lastRowLastColumn="0"/>
        </w:trPr>
        <w:tc>
          <w:tcPr>
            <w:tcW w:w="705" w:type="pct"/>
          </w:tcPr>
          <w:p w14:paraId="6E0F1B9B" w14:textId="2F60BA41" w:rsidR="00E30399" w:rsidRPr="00C9068F" w:rsidRDefault="00E30399" w:rsidP="00E30399">
            <w:pPr>
              <w:pStyle w:val="Compact"/>
              <w:rPr>
                <w:rFonts w:ascii="Times New Roman" w:hAnsi="Times New Roman"/>
                <w:sz w:val="16"/>
                <w:szCs w:val="16"/>
              </w:rPr>
            </w:pPr>
            <w:proofErr w:type="spellStart"/>
            <w:r w:rsidRPr="0031237E">
              <w:rPr>
                <w:rFonts w:ascii="Times New Roman" w:hAnsi="Times New Roman"/>
                <w:color w:val="000000"/>
              </w:rPr>
              <w:t>user_F</w:t>
            </w:r>
            <w:proofErr w:type="spellEnd"/>
          </w:p>
        </w:tc>
        <w:tc>
          <w:tcPr>
            <w:tcW w:w="4295" w:type="pct"/>
          </w:tcPr>
          <w:p w14:paraId="54A2F308" w14:textId="2CFBB018" w:rsidR="00E30399" w:rsidRPr="00C9068F" w:rsidRDefault="00E30399" w:rsidP="00E30399">
            <w:pPr>
              <w:pStyle w:val="Compact"/>
              <w:rPr>
                <w:rFonts w:ascii="Times New Roman" w:hAnsi="Times New Roman"/>
                <w:sz w:val="16"/>
                <w:szCs w:val="16"/>
              </w:rPr>
            </w:pPr>
            <w:r w:rsidRPr="0031237E">
              <w:rPr>
                <w:rFonts w:ascii="Times New Roman" w:hAnsi="Times New Roman"/>
              </w:rPr>
              <w:t>Optional matrix (`</w:t>
            </w:r>
            <w:proofErr w:type="spellStart"/>
            <w:r w:rsidRPr="0031237E">
              <w:rPr>
                <w:rFonts w:ascii="Times New Roman" w:hAnsi="Times New Roman"/>
              </w:rPr>
              <w:t>n_years</w:t>
            </w:r>
            <w:proofErr w:type="spellEnd"/>
            <w:r>
              <w:t xml:space="preserve"> </w:t>
            </w:r>
            <w:r w:rsidRPr="0031237E">
              <w:rPr>
                <w:rFonts w:ascii="Times New Roman" w:hAnsi="Times New Roman"/>
              </w:rPr>
              <w:t>×</w:t>
            </w:r>
            <w:r>
              <w:t xml:space="preserve"> </w:t>
            </w:r>
            <w:proofErr w:type="spellStart"/>
            <w:r w:rsidRPr="0031237E">
              <w:rPr>
                <w:rFonts w:ascii="Times New Roman" w:hAnsi="Times New Roman"/>
              </w:rPr>
              <w:t>n_fleets</w:t>
            </w:r>
            <w:proofErr w:type="spellEnd"/>
            <w:r w:rsidRPr="0031237E">
              <w:rPr>
                <w:rFonts w:ascii="Times New Roman" w:hAnsi="Times New Roman"/>
              </w:rPr>
              <w:t>`) of user-specified fishing mortality values.</w:t>
            </w:r>
          </w:p>
        </w:tc>
      </w:tr>
    </w:tbl>
    <w:p w14:paraId="7F37B4D2" w14:textId="77777777" w:rsidR="00E30399" w:rsidRDefault="00E30399" w:rsidP="008F4A0E"/>
    <w:p w14:paraId="3D3B11E5" w14:textId="77777777" w:rsidR="005F1D33" w:rsidRDefault="005F1D33" w:rsidP="00817E9E">
      <w:pPr>
        <w:pStyle w:val="FootnoteText"/>
        <w:sectPr w:rsidR="005F1D33" w:rsidSect="00CE6F44">
          <w:pgSz w:w="12240" w:h="15840"/>
          <w:pgMar w:top="1440" w:right="1440" w:bottom="1440" w:left="1440" w:header="720" w:footer="720" w:gutter="0"/>
          <w:lnNumType w:countBy="1" w:restart="continuous"/>
          <w:pgNumType w:start="1"/>
          <w:cols w:space="720"/>
          <w:docGrid w:linePitch="326"/>
        </w:sectPr>
      </w:pPr>
    </w:p>
    <w:p w14:paraId="3B3D3B78" w14:textId="68206121" w:rsidR="00817E9E" w:rsidRDefault="00817E9E" w:rsidP="00817E9E">
      <w:pPr>
        <w:pStyle w:val="FootnoteText"/>
      </w:pPr>
      <w:r>
        <w:lastRenderedPageBreak/>
        <w:t>Table S2. Catch apportionment strategies available in the SPASAM-MSE.</w:t>
      </w:r>
    </w:p>
    <w:tbl>
      <w:tblPr>
        <w:tblStyle w:val="Table"/>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70"/>
        <w:gridCol w:w="3467"/>
        <w:gridCol w:w="3378"/>
      </w:tblGrid>
      <w:tr w:rsidR="00817E9E" w:rsidRPr="00464519" w14:paraId="77754272" w14:textId="77777777" w:rsidTr="00D951E2">
        <w:trPr>
          <w:cnfStyle w:val="100000000000" w:firstRow="1" w:lastRow="0" w:firstColumn="0" w:lastColumn="0" w:oddVBand="0" w:evenVBand="0" w:oddHBand="0" w:evenHBand="0" w:firstRowFirstColumn="0" w:firstRowLastColumn="0" w:lastRowFirstColumn="0" w:lastRowLastColumn="0"/>
          <w:tblHeader/>
        </w:trPr>
        <w:tc>
          <w:tcPr>
            <w:tcW w:w="1403" w:type="pct"/>
          </w:tcPr>
          <w:p w14:paraId="371F3BD1"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Strategy Name</w:t>
            </w:r>
          </w:p>
        </w:tc>
        <w:tc>
          <w:tcPr>
            <w:tcW w:w="1822" w:type="pct"/>
          </w:tcPr>
          <w:p w14:paraId="444696DE"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Catch Allocation Methods</w:t>
            </w:r>
          </w:p>
        </w:tc>
        <w:tc>
          <w:tcPr>
            <w:tcW w:w="1775" w:type="pct"/>
          </w:tcPr>
          <w:p w14:paraId="6316A999"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Equation</w:t>
            </w:r>
          </w:p>
        </w:tc>
      </w:tr>
      <w:tr w:rsidR="00817E9E" w:rsidRPr="00464519" w14:paraId="4C145D5B" w14:textId="77777777" w:rsidTr="00D951E2">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688316E2"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Equal allocation        </w:t>
            </w:r>
          </w:p>
        </w:tc>
        <w:tc>
          <w:tcPr>
            <w:tcW w:w="1822" w:type="pct"/>
          </w:tcPr>
          <w:p w14:paraId="0811C588"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Total catch is equally allocated across all fleets.</w:t>
            </w:r>
          </w:p>
        </w:tc>
        <w:tc>
          <w:tcPr>
            <w:tcW w:w="1775" w:type="pct"/>
          </w:tcPr>
          <w:p w14:paraId="2CD39553" w14:textId="77777777" w:rsidR="00817E9E" w:rsidRPr="00464519" w:rsidRDefault="00000000" w:rsidP="00D951E2">
            <w:pPr>
              <w:pStyle w:val="Compact"/>
              <w:rPr>
                <w:rFonts w:ascii="Times New Roman" w:hAnsi="Times New Roman"/>
                <w:sz w:val="16"/>
                <w:szCs w:val="16"/>
              </w:rPr>
            </w:pPr>
            <m:oMathPara>
              <m:oMath>
                <m:sSub>
                  <m:sSubPr>
                    <m:ctrlPr>
                      <w:ins w:id="89" w:author="Chengxue Li" w:date="2026-01-19T16:59:00Z" w16du:dateUtc="2026-01-19T21:59:00Z">
                        <w:rPr>
                          <w:rFonts w:ascii="Cambria Math" w:eastAsia="Cambria Math" w:hAnsi="Cambria Math"/>
                          <w:sz w:val="16"/>
                          <w:szCs w:val="16"/>
                        </w:rPr>
                      </w:ins>
                    </m:ctrlPr>
                  </m:sSubPr>
                  <m:e>
                    <m:r>
                      <w:rPr>
                        <w:rFonts w:ascii="Cambria Math" w:eastAsia="Cambria Math" w:hAnsi="Cambria Math"/>
                        <w:sz w:val="16"/>
                        <w:szCs w:val="16"/>
                      </w:rPr>
                      <m:t>C</m:t>
                    </m:r>
                  </m:e>
                  <m:sub>
                    <m:r>
                      <w:rPr>
                        <w:rFonts w:ascii="Cambria Math" w:eastAsia="Cambria Math" w:hAnsi="Cambria Math"/>
                        <w:sz w:val="16"/>
                        <w:szCs w:val="16"/>
                      </w:rPr>
                      <m:t>t</m:t>
                    </m:r>
                    <m:r>
                      <m:rPr>
                        <m:sty m:val="p"/>
                      </m:rPr>
                      <w:rPr>
                        <w:rFonts w:ascii="Cambria Math" w:eastAsia="Cambria Math" w:hAnsi="Cambria Math"/>
                        <w:sz w:val="16"/>
                        <w:szCs w:val="16"/>
                      </w:rPr>
                      <m:t>,</m:t>
                    </m:r>
                    <m:r>
                      <w:rPr>
                        <w:rFonts w:ascii="Cambria Math" w:eastAsia="Cambria Math" w:hAnsi="Cambria Math"/>
                        <w:sz w:val="16"/>
                        <w:szCs w:val="16"/>
                      </w:rPr>
                      <m:t>f</m:t>
                    </m:r>
                  </m:sub>
                </m:sSub>
                <m:r>
                  <m:rPr>
                    <m:sty m:val="p"/>
                  </m:rPr>
                  <w:rPr>
                    <w:rFonts w:ascii="Cambria Math" w:eastAsia="Cambria Math" w:hAnsi="Cambria Math"/>
                    <w:sz w:val="16"/>
                    <w:szCs w:val="16"/>
                  </w:rPr>
                  <m:t>=</m:t>
                </m:r>
                <m:f>
                  <m:fPr>
                    <m:ctrlPr>
                      <w:ins w:id="90" w:author="Chengxue Li" w:date="2026-01-19T16:59:00Z" w16du:dateUtc="2026-01-19T21:59:00Z">
                        <w:rPr>
                          <w:rFonts w:ascii="Cambria Math" w:eastAsia="Cambria Math" w:hAnsi="Cambria Math"/>
                          <w:sz w:val="16"/>
                          <w:szCs w:val="16"/>
                        </w:rPr>
                      </w:ins>
                    </m:ctrlPr>
                  </m:fPr>
                  <m:num>
                    <m:sSub>
                      <m:sSubPr>
                        <m:ctrlPr>
                          <w:ins w:id="91" w:author="Chengxue Li" w:date="2026-01-19T16:59:00Z" w16du:dateUtc="2026-01-19T21:59:00Z">
                            <w:rPr>
                              <w:rFonts w:ascii="Cambria Math" w:eastAsia="Cambria Math" w:hAnsi="Cambria Math"/>
                              <w:sz w:val="16"/>
                              <w:szCs w:val="16"/>
                            </w:rPr>
                          </w:ins>
                        </m:ctrlPr>
                      </m:sSubPr>
                      <m:e>
                        <m:r>
                          <w:rPr>
                            <w:rFonts w:ascii="Cambria Math" w:eastAsia="Cambria Math" w:hAnsi="Cambria Math"/>
                            <w:sz w:val="16"/>
                            <w:szCs w:val="16"/>
                          </w:rPr>
                          <m:t>C</m:t>
                        </m:r>
                      </m:e>
                      <m:sub>
                        <m:r>
                          <w:rPr>
                            <w:rFonts w:ascii="Cambria Math" w:eastAsia="Cambria Math" w:hAnsi="Cambria Math"/>
                            <w:sz w:val="16"/>
                            <w:szCs w:val="16"/>
                          </w:rPr>
                          <m:t>t</m:t>
                        </m:r>
                      </m:sub>
                    </m:sSub>
                  </m:num>
                  <m:den>
                    <m:sSub>
                      <m:sSubPr>
                        <m:ctrlPr>
                          <w:ins w:id="92" w:author="Chengxue Li" w:date="2026-01-19T16:59:00Z" w16du:dateUtc="2026-01-19T21:59:00Z">
                            <w:rPr>
                              <w:rFonts w:ascii="Cambria Math" w:eastAsia="Cambria Math" w:hAnsi="Cambria Math"/>
                              <w:sz w:val="16"/>
                              <w:szCs w:val="16"/>
                            </w:rPr>
                          </w:ins>
                        </m:ctrlPr>
                      </m:sSubPr>
                      <m:e>
                        <m:r>
                          <w:rPr>
                            <w:rFonts w:ascii="Cambria Math" w:eastAsia="Cambria Math" w:hAnsi="Cambria Math"/>
                            <w:sz w:val="16"/>
                            <w:szCs w:val="16"/>
                          </w:rPr>
                          <m:t>N</m:t>
                        </m:r>
                      </m:e>
                      <m:sub>
                        <m:r>
                          <w:rPr>
                            <w:rFonts w:ascii="Cambria Math" w:eastAsia="Cambria Math" w:hAnsi="Cambria Math"/>
                            <w:sz w:val="16"/>
                            <w:szCs w:val="16"/>
                          </w:rPr>
                          <m:t>F</m:t>
                        </m:r>
                      </m:sub>
                    </m:sSub>
                  </m:den>
                </m:f>
              </m:oMath>
            </m:oMathPara>
          </w:p>
        </w:tc>
      </w:tr>
      <w:tr w:rsidR="00817E9E" w:rsidRPr="00464519" w14:paraId="6C72BCE8" w14:textId="77777777" w:rsidTr="00D951E2">
        <w:tblPrEx>
          <w:jc w:val="left"/>
        </w:tblPrEx>
        <w:tc>
          <w:tcPr>
            <w:tcW w:w="1403" w:type="pct"/>
          </w:tcPr>
          <w:p w14:paraId="444E3B7C"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Equal by gear</w:t>
            </w:r>
          </w:p>
        </w:tc>
        <w:tc>
          <w:tcPr>
            <w:tcW w:w="1822" w:type="pct"/>
          </w:tcPr>
          <w:p w14:paraId="084CCC35"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Gear-specific catch is equally divided among fleets using the same gear.                  </w:t>
            </w:r>
          </w:p>
        </w:tc>
        <w:tc>
          <w:tcPr>
            <w:tcW w:w="1775" w:type="pct"/>
          </w:tcPr>
          <w:p w14:paraId="0542BDA9" w14:textId="77777777" w:rsidR="00817E9E" w:rsidRPr="00464519" w:rsidRDefault="00000000" w:rsidP="00D951E2">
            <w:pPr>
              <w:pStyle w:val="Compact"/>
              <w:rPr>
                <w:rFonts w:ascii="Times New Roman" w:hAnsi="Times New Roman"/>
                <w:sz w:val="16"/>
                <w:szCs w:val="16"/>
              </w:rPr>
            </w:pPr>
            <m:oMathPara>
              <m:oMath>
                <m:sSub>
                  <m:sSubPr>
                    <m:ctrlPr>
                      <w:ins w:id="93"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ins w:id="94" w:author="Chengxue Li" w:date="2026-01-19T16:59:00Z" w16du:dateUtc="2026-01-19T21:59:00Z">
                        <w:rPr>
                          <w:rFonts w:ascii="Cambria Math" w:eastAsia="Cambria Math" w:hAnsi="Cambria Math"/>
                          <w:color w:val="000000"/>
                          <w:sz w:val="16"/>
                          <w:szCs w:val="16"/>
                        </w:rPr>
                      </w:ins>
                    </m:ctrlPr>
                  </m:fPr>
                  <m:num>
                    <m:sSub>
                      <m:sSubPr>
                        <m:ctrlPr>
                          <w:ins w:id="95"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num>
                  <m:den>
                    <m:sSub>
                      <m:sSubPr>
                        <m:ctrlPr>
                          <w:ins w:id="96"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F</m:t>
                        </m:r>
                      </m:sub>
                    </m:sSub>
                    <m:r>
                      <w:rPr>
                        <w:rFonts w:ascii="Cambria Math" w:eastAsia="Cambria Math" w:hAnsi="Cambria Math"/>
                        <w:color w:val="000000"/>
                        <w:sz w:val="16"/>
                        <w:szCs w:val="16"/>
                      </w:rPr>
                      <m:t>(g)</m:t>
                    </m:r>
                  </m:den>
                </m:f>
                <m:r>
                  <w:rPr>
                    <w:rFonts w:ascii="Cambria Math" w:eastAsia="Cambria Math" w:hAnsi="Cambria Math"/>
                    <w:color w:val="000000"/>
                    <w:sz w:val="16"/>
                    <w:szCs w:val="16"/>
                  </w:rPr>
                  <m:t xml:space="preserve">, </m:t>
                </m:r>
                <m:r>
                  <m:rPr>
                    <m:sty m:val="p"/>
                  </m:rPr>
                  <w:rPr>
                    <w:rFonts w:ascii="Cambria Math" w:eastAsia="Cambria Math" w:hAnsi="Cambria Math"/>
                    <w:color w:val="000000"/>
                    <w:sz w:val="16"/>
                    <w:szCs w:val="16"/>
                  </w:rPr>
                  <m:t>with</m:t>
                </m:r>
                <m:nary>
                  <m:naryPr>
                    <m:chr m:val="∑"/>
                    <m:ctrlPr>
                      <w:ins w:id="97"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g=1</m:t>
                    </m:r>
                  </m:sub>
                  <m:sup>
                    <m:sSub>
                      <m:sSubPr>
                        <m:ctrlPr>
                          <w:ins w:id="98"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sup>
                  <m:e>
                    <m:sSub>
                      <m:sSubPr>
                        <m:ctrlPr>
                          <w:ins w:id="99"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e>
                </m:nary>
                <m:r>
                  <w:rPr>
                    <w:rFonts w:ascii="Cambria Math" w:eastAsia="Cambria Math" w:hAnsi="Cambria Math"/>
                    <w:color w:val="000000"/>
                    <w:sz w:val="16"/>
                    <w:szCs w:val="16"/>
                  </w:rPr>
                  <m:t>=</m:t>
                </m:r>
                <m:sSub>
                  <m:sSubPr>
                    <m:ctrlPr>
                      <w:ins w:id="100"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817E9E" w:rsidRPr="00464519" w14:paraId="2CE0FFE6" w14:textId="77777777" w:rsidTr="00D951E2">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08C5F92F"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Region-weighted</w:t>
            </w:r>
          </w:p>
        </w:tc>
        <w:tc>
          <w:tcPr>
            <w:tcW w:w="1822" w:type="pct"/>
          </w:tcPr>
          <w:p w14:paraId="2DF53EF1"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Catch allocated by historical regional catch; equally split among fleets in region.</w:t>
            </w:r>
          </w:p>
        </w:tc>
        <w:tc>
          <w:tcPr>
            <w:tcW w:w="1775" w:type="pct"/>
          </w:tcPr>
          <w:p w14:paraId="347C663D" w14:textId="77777777" w:rsidR="00817E9E" w:rsidRPr="00464519" w:rsidRDefault="00000000" w:rsidP="00D951E2">
            <w:pPr>
              <w:jc w:val="center"/>
              <w:rPr>
                <w:rFonts w:eastAsia="Cambria Math"/>
                <w:color w:val="000000"/>
                <w:sz w:val="16"/>
                <w:szCs w:val="16"/>
              </w:rPr>
            </w:pPr>
            <m:oMathPara>
              <m:oMath>
                <m:sSub>
                  <m:sSubPr>
                    <m:ctrlPr>
                      <w:ins w:id="101"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ins w:id="102" w:author="Chengxue Li" w:date="2026-01-19T16:59:00Z" w16du:dateUtc="2026-01-19T21:59:00Z">
                        <w:rPr>
                          <w:rFonts w:ascii="Cambria Math" w:eastAsia="Cambria Math" w:hAnsi="Cambria Math"/>
                          <w:color w:val="000000"/>
                          <w:sz w:val="16"/>
                          <w:szCs w:val="16"/>
                        </w:rPr>
                      </w:ins>
                    </m:ctrlPr>
                  </m:fPr>
                  <m:num>
                    <m:nary>
                      <m:naryPr>
                        <m:chr m:val="∑"/>
                        <m:ctrlPr>
                          <w:ins w:id="103"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04"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y,r</m:t>
                            </m:r>
                          </m:sub>
                        </m:sSub>
                      </m:e>
                    </m:nary>
                  </m:num>
                  <m:den>
                    <m:nary>
                      <m:naryPr>
                        <m:chr m:val="∑"/>
                        <m:ctrlPr>
                          <w:ins w:id="105"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06"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236AFEF7" w14:textId="77777777" w:rsidR="00817E9E" w:rsidRPr="00464519" w:rsidRDefault="00000000" w:rsidP="00D951E2">
            <w:pPr>
              <w:jc w:val="center"/>
              <w:rPr>
                <w:rFonts w:eastAsia="Cambria Math"/>
                <w:color w:val="000000"/>
                <w:sz w:val="16"/>
                <w:szCs w:val="16"/>
              </w:rPr>
            </w:pPr>
            <m:oMathPara>
              <m:oMath>
                <m:sSub>
                  <m:sSubPr>
                    <m:ctrlPr>
                      <w:ins w:id="107"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ins w:id="108"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ins w:id="109"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5AC4042C" w14:textId="77777777" w:rsidR="00817E9E" w:rsidRPr="00464519" w:rsidRDefault="00000000" w:rsidP="00D951E2">
            <w:pPr>
              <w:pStyle w:val="Compact"/>
              <w:rPr>
                <w:rFonts w:ascii="Times New Roman" w:hAnsi="Times New Roman"/>
                <w:color w:val="000000"/>
                <w:sz w:val="16"/>
                <w:szCs w:val="16"/>
              </w:rPr>
            </w:pPr>
            <m:oMathPara>
              <m:oMath>
                <m:sSub>
                  <m:sSubPr>
                    <m:ctrlPr>
                      <w:ins w:id="110"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ins w:id="111" w:author="Chengxue Li" w:date="2026-01-19T16:59:00Z" w16du:dateUtc="2026-01-19T21:59:00Z">
                        <w:rPr>
                          <w:rFonts w:ascii="Cambria Math" w:eastAsia="Cambria Math" w:hAnsi="Cambria Math"/>
                          <w:color w:val="000000"/>
                          <w:sz w:val="16"/>
                          <w:szCs w:val="16"/>
                        </w:rPr>
                      </w:ins>
                    </m:ctrlPr>
                  </m:fPr>
                  <m:num>
                    <m:sSub>
                      <m:sSubPr>
                        <m:ctrlPr>
                          <w:ins w:id="112"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ins w:id="113"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r w:rsidR="00817E9E" w:rsidRPr="00464519" w14:paraId="23591F9B" w14:textId="77777777" w:rsidTr="00D951E2">
        <w:tblPrEx>
          <w:jc w:val="left"/>
        </w:tblPrEx>
        <w:tc>
          <w:tcPr>
            <w:tcW w:w="1403" w:type="pct"/>
          </w:tcPr>
          <w:p w14:paraId="4EC5F451"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Gear-weighted</w:t>
            </w:r>
          </w:p>
        </w:tc>
        <w:tc>
          <w:tcPr>
            <w:tcW w:w="1822" w:type="pct"/>
          </w:tcPr>
          <w:p w14:paraId="1B3AB87F"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Catch allocated by historical gear-specific catch; split among regions using that gear.</w:t>
            </w:r>
          </w:p>
        </w:tc>
        <w:tc>
          <w:tcPr>
            <w:tcW w:w="1775" w:type="pct"/>
          </w:tcPr>
          <w:p w14:paraId="36C49749" w14:textId="77777777" w:rsidR="00817E9E" w:rsidRPr="00464519" w:rsidRDefault="00000000" w:rsidP="00D951E2">
            <w:pPr>
              <w:jc w:val="center"/>
              <w:rPr>
                <w:rFonts w:eastAsia="Cambria Math"/>
                <w:color w:val="000000"/>
                <w:sz w:val="16"/>
                <w:szCs w:val="16"/>
              </w:rPr>
            </w:pPr>
            <m:oMathPara>
              <m:oMath>
                <m:sSub>
                  <m:sSubPr>
                    <m:ctrlPr>
                      <w:ins w:id="114"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ins w:id="115" w:author="Chengxue Li" w:date="2026-01-19T16:59:00Z" w16du:dateUtc="2026-01-19T21:59:00Z">
                        <w:rPr>
                          <w:rFonts w:ascii="Cambria Math" w:eastAsia="Cambria Math" w:hAnsi="Cambria Math"/>
                          <w:color w:val="000000"/>
                          <w:sz w:val="16"/>
                          <w:szCs w:val="16"/>
                        </w:rPr>
                      </w:ins>
                    </m:ctrlPr>
                  </m:fPr>
                  <m:num>
                    <m:nary>
                      <m:naryPr>
                        <m:chr m:val="∑"/>
                        <m:ctrlPr>
                          <w:ins w:id="116"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17"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ins w:id="118"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t-1</m:t>
                        </m:r>
                      </m:sup>
                      <m:e>
                        <m:sSub>
                          <m:sSubPr>
                            <m:ctrlPr>
                              <w:ins w:id="119"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2EEC995F" w14:textId="77777777" w:rsidR="00817E9E" w:rsidRPr="00464519" w:rsidRDefault="00000000" w:rsidP="00D951E2">
            <w:pPr>
              <w:jc w:val="center"/>
              <w:rPr>
                <w:rFonts w:eastAsia="Cambria Math"/>
                <w:color w:val="000000"/>
                <w:sz w:val="16"/>
                <w:szCs w:val="16"/>
              </w:rPr>
            </w:pPr>
            <m:oMathPara>
              <m:oMath>
                <m:sSub>
                  <m:sSubPr>
                    <m:ctrlPr>
                      <w:ins w:id="120"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r>
                  <w:rPr>
                    <w:rFonts w:ascii="Cambria Math" w:eastAsia="Cambria Math" w:hAnsi="Cambria Math"/>
                    <w:color w:val="000000"/>
                    <w:sz w:val="16"/>
                    <w:szCs w:val="16"/>
                  </w:rPr>
                  <m:t>=</m:t>
                </m:r>
                <m:sSub>
                  <m:sSubPr>
                    <m:ctrlPr>
                      <w:ins w:id="121"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ins w:id="122"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45C4A0C9" w14:textId="77777777" w:rsidR="00817E9E" w:rsidRPr="00464519" w:rsidRDefault="00000000" w:rsidP="00D951E2">
            <w:pPr>
              <w:pStyle w:val="Compact"/>
              <w:rPr>
                <w:rFonts w:ascii="Times New Roman" w:hAnsi="Times New Roman"/>
                <w:color w:val="000000"/>
                <w:sz w:val="16"/>
                <w:szCs w:val="16"/>
              </w:rPr>
            </w:pPr>
            <m:oMathPara>
              <m:oMath>
                <m:sSub>
                  <m:sSubPr>
                    <m:ctrlPr>
                      <w:ins w:id="123"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ins w:id="124" w:author="Chengxue Li" w:date="2026-01-19T16:59:00Z" w16du:dateUtc="2026-01-19T21:59:00Z">
                        <w:rPr>
                          <w:rFonts w:ascii="Cambria Math" w:eastAsia="Cambria Math" w:hAnsi="Cambria Math"/>
                          <w:color w:val="000000"/>
                          <w:sz w:val="16"/>
                          <w:szCs w:val="16"/>
                        </w:rPr>
                      </w:ins>
                    </m:ctrlPr>
                  </m:fPr>
                  <m:num>
                    <m:sSub>
                      <m:sSubPr>
                        <m:ctrlPr>
                          <w:ins w:id="125"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t,g</m:t>
                        </m:r>
                      </m:sub>
                    </m:sSub>
                  </m:num>
                  <m:den>
                    <m:sSub>
                      <m:sSubPr>
                        <m:ctrlPr>
                          <w:ins w:id="126"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(g)</m:t>
                    </m:r>
                  </m:den>
                </m:f>
              </m:oMath>
            </m:oMathPara>
          </w:p>
        </w:tc>
      </w:tr>
      <w:tr w:rsidR="00817E9E" w:rsidRPr="00464519" w14:paraId="5FDD9769" w14:textId="77777777" w:rsidTr="00D951E2">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2D1E35F5"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Region × Gear weighted</w:t>
            </w:r>
          </w:p>
        </w:tc>
        <w:tc>
          <w:tcPr>
            <w:tcW w:w="1822" w:type="pct"/>
          </w:tcPr>
          <w:p w14:paraId="7B08B7C4"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Allocated based on both regional and gear-specific history.        </w:t>
            </w:r>
          </w:p>
        </w:tc>
        <w:tc>
          <w:tcPr>
            <w:tcW w:w="1775" w:type="pct"/>
          </w:tcPr>
          <w:p w14:paraId="187ECA26" w14:textId="77777777" w:rsidR="00817E9E" w:rsidRPr="00464519" w:rsidRDefault="00000000" w:rsidP="00D951E2">
            <w:pPr>
              <w:jc w:val="center"/>
              <w:rPr>
                <w:rFonts w:eastAsia="Cambria Math"/>
                <w:color w:val="000000"/>
                <w:sz w:val="16"/>
                <w:szCs w:val="16"/>
              </w:rPr>
            </w:pPr>
            <m:oMathPara>
              <m:oMath>
                <m:sSub>
                  <m:sSubPr>
                    <m:ctrlPr>
                      <w:ins w:id="127"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ins w:id="128" w:author="Chengxue Li" w:date="2026-01-19T16:59:00Z" w16du:dateUtc="2026-01-19T21:59:00Z">
                        <w:rPr>
                          <w:rFonts w:ascii="Cambria Math" w:eastAsia="Cambria Math" w:hAnsi="Cambria Math"/>
                          <w:color w:val="000000"/>
                          <w:sz w:val="16"/>
                          <w:szCs w:val="16"/>
                        </w:rPr>
                      </w:ins>
                    </m:ctrlPr>
                  </m:fPr>
                  <m:num>
                    <m:nary>
                      <m:naryPr>
                        <m:chr m:val="∑"/>
                        <m:ctrlPr>
                          <w:ins w:id="129"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30"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y,r</m:t>
                            </m:r>
                          </m:sub>
                        </m:sSub>
                      </m:e>
                    </m:nary>
                  </m:num>
                  <m:den>
                    <m:nary>
                      <m:naryPr>
                        <m:chr m:val="∑"/>
                        <m:ctrlPr>
                          <w:ins w:id="131"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32"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531DD5AA" w14:textId="77777777" w:rsidR="00817E9E" w:rsidRPr="00464519" w:rsidRDefault="00000000" w:rsidP="00D951E2">
            <w:pPr>
              <w:jc w:val="center"/>
              <w:rPr>
                <w:rFonts w:eastAsia="Cambria Math"/>
                <w:color w:val="000000"/>
                <w:sz w:val="16"/>
                <w:szCs w:val="16"/>
              </w:rPr>
            </w:pPr>
            <m:oMathPara>
              <m:oMath>
                <m:sSub>
                  <m:sSubPr>
                    <m:ctrlPr>
                      <w:ins w:id="133"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ins w:id="134" w:author="Chengxue Li" w:date="2026-01-19T16:59:00Z" w16du:dateUtc="2026-01-19T21:59:00Z">
                        <w:rPr>
                          <w:rFonts w:ascii="Cambria Math" w:eastAsia="Cambria Math" w:hAnsi="Cambria Math"/>
                          <w:color w:val="000000"/>
                          <w:sz w:val="16"/>
                          <w:szCs w:val="16"/>
                        </w:rPr>
                      </w:ins>
                    </m:ctrlPr>
                  </m:fPr>
                  <m:num>
                    <m:nary>
                      <m:naryPr>
                        <m:chr m:val="∑"/>
                        <m:ctrlPr>
                          <w:ins w:id="135"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36"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ins w:id="137"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38"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3A9ACE00" w14:textId="77777777" w:rsidR="00817E9E" w:rsidRPr="00464519" w:rsidRDefault="00000000" w:rsidP="00D951E2">
            <w:pPr>
              <w:pStyle w:val="Compact"/>
              <w:rPr>
                <w:rFonts w:ascii="Times New Roman" w:hAnsi="Times New Roman"/>
                <w:color w:val="000000"/>
                <w:sz w:val="16"/>
                <w:szCs w:val="16"/>
              </w:rPr>
            </w:pPr>
            <m:oMathPara>
              <m:oMath>
                <m:sSub>
                  <m:sSubPr>
                    <m:ctrlPr>
                      <w:ins w:id="139"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ins w:id="140"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ins w:id="141"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ins w:id="142"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817E9E" w:rsidRPr="00464519" w14:paraId="53A26F8C" w14:textId="77777777" w:rsidTr="00D951E2">
        <w:tblPrEx>
          <w:jc w:val="left"/>
        </w:tblPrEx>
        <w:tc>
          <w:tcPr>
            <w:tcW w:w="1403" w:type="pct"/>
          </w:tcPr>
          <w:p w14:paraId="530686F0"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Fleet-specific weighted     </w:t>
            </w:r>
          </w:p>
        </w:tc>
        <w:tc>
          <w:tcPr>
            <w:tcW w:w="1822" w:type="pct"/>
          </w:tcPr>
          <w:p w14:paraId="3C737F54"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Catch allocated by historical catch of each fleet.</w:t>
            </w:r>
          </w:p>
        </w:tc>
        <w:tc>
          <w:tcPr>
            <w:tcW w:w="1775" w:type="pct"/>
          </w:tcPr>
          <w:p w14:paraId="35E880B3" w14:textId="77777777" w:rsidR="00817E9E" w:rsidRPr="00464519" w:rsidRDefault="00000000" w:rsidP="00D951E2">
            <w:pPr>
              <w:jc w:val="center"/>
              <w:rPr>
                <w:rFonts w:eastAsia="Cambria Math"/>
                <w:color w:val="000000"/>
                <w:sz w:val="16"/>
                <w:szCs w:val="16"/>
              </w:rPr>
            </w:pPr>
            <m:oMathPara>
              <m:oMath>
                <m:sSub>
                  <m:sSubPr>
                    <m:ctrlPr>
                      <w:ins w:id="143"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f</m:t>
                    </m:r>
                  </m:sub>
                </m:sSub>
                <m:r>
                  <w:rPr>
                    <w:rFonts w:ascii="Cambria Math" w:eastAsia="Cambria Math" w:hAnsi="Cambria Math"/>
                    <w:color w:val="000000"/>
                    <w:sz w:val="16"/>
                    <w:szCs w:val="16"/>
                  </w:rPr>
                  <m:t>=</m:t>
                </m:r>
                <m:f>
                  <m:fPr>
                    <m:ctrlPr>
                      <w:ins w:id="144" w:author="Chengxue Li" w:date="2026-01-19T16:59:00Z" w16du:dateUtc="2026-01-19T21:59:00Z">
                        <w:rPr>
                          <w:rFonts w:ascii="Cambria Math" w:eastAsia="Cambria Math" w:hAnsi="Cambria Math"/>
                          <w:color w:val="000000"/>
                          <w:sz w:val="16"/>
                          <w:szCs w:val="16"/>
                        </w:rPr>
                      </w:ins>
                    </m:ctrlPr>
                  </m:fPr>
                  <m:num>
                    <m:nary>
                      <m:naryPr>
                        <m:chr m:val="∑"/>
                        <m:ctrlPr>
                          <w:ins w:id="145"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46"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y,f</m:t>
                            </m:r>
                          </m:sub>
                        </m:sSub>
                      </m:e>
                    </m:nary>
                  </m:num>
                  <m:den>
                    <m:nary>
                      <m:naryPr>
                        <m:chr m:val="∑"/>
                        <m:ctrlPr>
                          <w:ins w:id="147"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48"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339E1BEF" w14:textId="77777777" w:rsidR="00817E9E" w:rsidRPr="00464519" w:rsidRDefault="00000000" w:rsidP="00D951E2">
            <w:pPr>
              <w:pStyle w:val="Compact"/>
              <w:rPr>
                <w:rFonts w:ascii="Times New Roman" w:hAnsi="Times New Roman"/>
                <w:color w:val="000000"/>
                <w:sz w:val="16"/>
                <w:szCs w:val="16"/>
              </w:rPr>
            </w:pPr>
            <m:oMathPara>
              <m:oMath>
                <m:sSub>
                  <m:sSubPr>
                    <m:ctrlPr>
                      <w:ins w:id="149"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ins w:id="150"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f</m:t>
                    </m:r>
                  </m:sub>
                </m:sSub>
                <m:sSub>
                  <m:sSubPr>
                    <m:ctrlPr>
                      <w:ins w:id="151"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817E9E" w:rsidRPr="00464519" w14:paraId="1EEBB4FF" w14:textId="77777777" w:rsidTr="00D951E2">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199E31E4"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Survey-based regional split  </w:t>
            </w:r>
          </w:p>
        </w:tc>
        <w:tc>
          <w:tcPr>
            <w:tcW w:w="1822" w:type="pct"/>
          </w:tcPr>
          <w:p w14:paraId="64ECBE1C"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Survey-based catch allocation across regions; split equally among fleets in region.</w:t>
            </w:r>
          </w:p>
        </w:tc>
        <w:tc>
          <w:tcPr>
            <w:tcW w:w="1775" w:type="pct"/>
          </w:tcPr>
          <w:p w14:paraId="6946208B" w14:textId="77777777" w:rsidR="00817E9E" w:rsidRPr="00464519" w:rsidRDefault="00000000" w:rsidP="00D951E2">
            <w:pPr>
              <w:jc w:val="center"/>
              <w:rPr>
                <w:rFonts w:eastAsia="Cambria Math"/>
                <w:color w:val="000000"/>
                <w:sz w:val="16"/>
                <w:szCs w:val="16"/>
              </w:rPr>
            </w:pPr>
            <m:oMathPara>
              <m:oMath>
                <m:sSub>
                  <m:sSubPr>
                    <m:ctrlPr>
                      <w:ins w:id="152"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ins w:id="153" w:author="Chengxue Li" w:date="2026-01-19T16:59:00Z" w16du:dateUtc="2026-01-19T21:59:00Z">
                        <w:rPr>
                          <w:rFonts w:ascii="Cambria Math" w:eastAsia="Cambria Math" w:hAnsi="Cambria Math"/>
                          <w:color w:val="000000"/>
                          <w:sz w:val="16"/>
                          <w:szCs w:val="16"/>
                        </w:rPr>
                      </w:ins>
                    </m:ctrlPr>
                  </m:fPr>
                  <m:num>
                    <m:nary>
                      <m:naryPr>
                        <m:chr m:val="∑"/>
                        <m:ctrlPr>
                          <w:ins w:id="154"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55"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Sub>
                      </m:e>
                    </m:nary>
                  </m:num>
                  <m:den>
                    <m:nary>
                      <m:naryPr>
                        <m:chr m:val="∑"/>
                        <m:ctrlPr>
                          <w:ins w:id="156"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57"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Sub>
                      </m:e>
                    </m:nary>
                  </m:den>
                </m:f>
              </m:oMath>
            </m:oMathPara>
          </w:p>
          <w:p w14:paraId="425B75AC" w14:textId="77777777" w:rsidR="00817E9E" w:rsidRPr="00464519" w:rsidRDefault="00000000" w:rsidP="00D951E2">
            <w:pPr>
              <w:jc w:val="center"/>
              <w:rPr>
                <w:rFonts w:eastAsia="Cambria Math"/>
                <w:color w:val="000000"/>
                <w:sz w:val="16"/>
                <w:szCs w:val="16"/>
              </w:rPr>
            </w:pPr>
            <m:oMathPara>
              <m:oMath>
                <m:sSub>
                  <m:sSubPr>
                    <m:ctrlPr>
                      <w:ins w:id="158"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ins w:id="159"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ins w:id="160"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49BE2705" w14:textId="77777777" w:rsidR="00817E9E" w:rsidRPr="00464519" w:rsidRDefault="00000000" w:rsidP="00D951E2">
            <w:pPr>
              <w:pStyle w:val="Compact"/>
              <w:rPr>
                <w:rFonts w:ascii="Times New Roman" w:hAnsi="Times New Roman"/>
                <w:color w:val="000000"/>
                <w:sz w:val="16"/>
                <w:szCs w:val="16"/>
              </w:rPr>
            </w:pPr>
            <m:oMathPara>
              <m:oMath>
                <m:sSub>
                  <m:sSubPr>
                    <m:ctrlPr>
                      <w:ins w:id="161"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ins w:id="162" w:author="Chengxue Li" w:date="2026-01-19T16:59:00Z" w16du:dateUtc="2026-01-19T21:59:00Z">
                        <w:rPr>
                          <w:rFonts w:ascii="Cambria Math" w:eastAsia="Cambria Math" w:hAnsi="Cambria Math"/>
                          <w:color w:val="000000"/>
                          <w:sz w:val="16"/>
                          <w:szCs w:val="16"/>
                        </w:rPr>
                      </w:ins>
                    </m:ctrlPr>
                  </m:fPr>
                  <m:num>
                    <m:sSub>
                      <m:sSubPr>
                        <m:ctrlPr>
                          <w:ins w:id="163"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ins w:id="164"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r w:rsidR="00817E9E" w:rsidRPr="00464519" w14:paraId="4FF8DC72" w14:textId="77777777" w:rsidTr="00D951E2">
        <w:tblPrEx>
          <w:jc w:val="left"/>
        </w:tblPrEx>
        <w:tc>
          <w:tcPr>
            <w:tcW w:w="1403" w:type="pct"/>
          </w:tcPr>
          <w:p w14:paraId="538B6DBB"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Survey × Gear weighted  </w:t>
            </w:r>
          </w:p>
        </w:tc>
        <w:tc>
          <w:tcPr>
            <w:tcW w:w="1822" w:type="pct"/>
          </w:tcPr>
          <w:p w14:paraId="26FD89A2"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Regional survey-based weights; split among fleets by gear history.</w:t>
            </w:r>
          </w:p>
        </w:tc>
        <w:tc>
          <w:tcPr>
            <w:tcW w:w="1775" w:type="pct"/>
          </w:tcPr>
          <w:p w14:paraId="6795D880" w14:textId="77777777" w:rsidR="00817E9E" w:rsidRPr="00464519" w:rsidRDefault="00000000" w:rsidP="00D951E2">
            <w:pPr>
              <w:jc w:val="center"/>
              <w:rPr>
                <w:rFonts w:eastAsia="Cambria Math"/>
                <w:color w:val="000000"/>
                <w:sz w:val="16"/>
                <w:szCs w:val="16"/>
              </w:rPr>
            </w:pPr>
            <m:oMathPara>
              <m:oMath>
                <m:sSub>
                  <m:sSubPr>
                    <m:ctrlPr>
                      <w:ins w:id="165"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ins w:id="166" w:author="Chengxue Li" w:date="2026-01-19T16:59:00Z" w16du:dateUtc="2026-01-19T21:59:00Z">
                        <w:rPr>
                          <w:rFonts w:ascii="Cambria Math" w:eastAsia="Cambria Math" w:hAnsi="Cambria Math"/>
                          <w:color w:val="000000"/>
                          <w:sz w:val="16"/>
                          <w:szCs w:val="16"/>
                        </w:rPr>
                      </w:ins>
                    </m:ctrlPr>
                  </m:fPr>
                  <m:num>
                    <m:nary>
                      <m:naryPr>
                        <m:chr m:val="∑"/>
                        <m:ctrlPr>
                          <w:ins w:id="167"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68"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Sub>
                      </m:e>
                    </m:nary>
                  </m:num>
                  <m:den>
                    <m:nary>
                      <m:naryPr>
                        <m:chr m:val="∑"/>
                        <m:ctrlPr>
                          <w:ins w:id="169"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70"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Sub>
                      </m:e>
                    </m:nary>
                  </m:den>
                </m:f>
              </m:oMath>
            </m:oMathPara>
          </w:p>
          <w:p w14:paraId="7A9F9FBB" w14:textId="77777777" w:rsidR="00817E9E" w:rsidRPr="00464519" w:rsidRDefault="00000000" w:rsidP="00D951E2">
            <w:pPr>
              <w:jc w:val="center"/>
              <w:rPr>
                <w:rFonts w:eastAsia="Cambria Math"/>
                <w:color w:val="000000"/>
                <w:sz w:val="16"/>
                <w:szCs w:val="16"/>
              </w:rPr>
            </w:pPr>
            <m:oMathPara>
              <m:oMath>
                <m:sSub>
                  <m:sSubPr>
                    <m:ctrlPr>
                      <w:ins w:id="171"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ins w:id="172" w:author="Chengxue Li" w:date="2026-01-19T16:59:00Z" w16du:dateUtc="2026-01-19T21:59:00Z">
                        <w:rPr>
                          <w:rFonts w:ascii="Cambria Math" w:eastAsia="Cambria Math" w:hAnsi="Cambria Math"/>
                          <w:color w:val="000000"/>
                          <w:sz w:val="16"/>
                          <w:szCs w:val="16"/>
                        </w:rPr>
                      </w:ins>
                    </m:ctrlPr>
                  </m:fPr>
                  <m:num>
                    <m:nary>
                      <m:naryPr>
                        <m:chr m:val="∑"/>
                        <m:ctrlPr>
                          <w:ins w:id="173"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74"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ins w:id="175" w:author="Chengxue Li" w:date="2026-01-19T16:59:00Z" w16du:dateUtc="2026-01-19T21:59: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176"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58BFC517" w14:textId="77777777" w:rsidR="00817E9E" w:rsidRPr="00464519" w:rsidRDefault="00000000" w:rsidP="00D951E2">
            <w:pPr>
              <w:pStyle w:val="Compact"/>
              <w:rPr>
                <w:rFonts w:ascii="Times New Roman" w:hAnsi="Times New Roman"/>
                <w:color w:val="000000"/>
                <w:sz w:val="16"/>
                <w:szCs w:val="16"/>
              </w:rPr>
            </w:pPr>
            <m:oMathPara>
              <m:oMath>
                <m:sSub>
                  <m:sSubPr>
                    <m:ctrlPr>
                      <w:ins w:id="177" w:author="Chengxue Li" w:date="2026-01-19T16:59:00Z" w16du:dateUtc="2026-01-19T21:59: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ins w:id="178"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ins w:id="179"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ins w:id="180"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817E9E" w:rsidRPr="00464519" w14:paraId="2303C096" w14:textId="77777777" w:rsidTr="00D951E2">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192DDA22"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Multi-survey index equal</w:t>
            </w:r>
          </w:p>
        </w:tc>
        <w:tc>
          <w:tcPr>
            <w:tcW w:w="1822" w:type="pct"/>
          </w:tcPr>
          <w:p w14:paraId="0F16003A" w14:textId="4E56B243"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Multi-survey-based allocation to regions; equally split among fleets.</w:t>
            </w:r>
            <w:r w:rsidR="005B0592">
              <w:rPr>
                <w:rFonts w:ascii="Times New Roman" w:hAnsi="Times New Roman"/>
                <w:sz w:val="16"/>
                <w:szCs w:val="16"/>
              </w:rPr>
              <w:t xml:space="preserve"> C</w:t>
            </w:r>
            <w:r w:rsidRPr="00464519">
              <w:rPr>
                <w:rFonts w:ascii="Times New Roman" w:hAnsi="Times New Roman"/>
                <w:sz w:val="16"/>
                <w:szCs w:val="16"/>
              </w:rPr>
              <w:t>atch is equally distributed among fleets within the region.</w:t>
            </w:r>
          </w:p>
        </w:tc>
        <w:tc>
          <w:tcPr>
            <w:tcW w:w="1775" w:type="pct"/>
          </w:tcPr>
          <w:p w14:paraId="5A137B8C" w14:textId="77777777" w:rsidR="00817E9E" w:rsidRPr="00464519" w:rsidRDefault="00000000" w:rsidP="00D951E2">
            <w:pPr>
              <w:jc w:val="center"/>
              <w:rPr>
                <w:rFonts w:eastAsia="Cambria Math"/>
                <w:color w:val="000000"/>
                <w:sz w:val="16"/>
                <w:szCs w:val="16"/>
              </w:rPr>
            </w:pPr>
            <m:oMathPara>
              <m:oMath>
                <m:sSub>
                  <m:sSubPr>
                    <m:ctrlPr>
                      <w:ins w:id="181"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ins w:id="182" w:author="Chengxue Li" w:date="2026-01-19T17:00:00Z" w16du:dateUtc="2026-01-19T22:00:00Z">
                        <w:rPr>
                          <w:rFonts w:ascii="Cambria Math" w:eastAsia="Cambria Math" w:hAnsi="Cambria Math"/>
                          <w:color w:val="000000"/>
                          <w:sz w:val="16"/>
                          <w:szCs w:val="16"/>
                        </w:rPr>
                      </w:ins>
                    </m:ctrlPr>
                  </m:fPr>
                  <m:num>
                    <m:nary>
                      <m:naryPr>
                        <m:chr m:val="∑"/>
                        <m:ctrlPr>
                          <w:ins w:id="183" w:author="Chengxue Li" w:date="2026-01-19T17:00:00Z" w16du:dateUtc="2026-01-19T22:00: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ins w:id="184" w:author="Chengxue Li" w:date="2026-01-19T17:00:00Z" w16du:dateUtc="2026-01-19T22:00:00Z">
                                <w:rPr>
                                  <w:rFonts w:ascii="Cambria Math" w:eastAsia="Cambria Math" w:hAnsi="Cambria Math"/>
                                  <w:color w:val="000000"/>
                                  <w:sz w:val="16"/>
                                  <w:szCs w:val="16"/>
                                </w:rPr>
                              </w:ins>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up>
                            <m:d>
                              <m:dPr>
                                <m:ctrlPr>
                                  <w:ins w:id="185" w:author="Chengxue Li" w:date="2026-01-19T17:00:00Z" w16du:dateUtc="2026-01-19T22:00:00Z">
                                    <w:rPr>
                                      <w:rFonts w:ascii="Cambria Math" w:eastAsia="Cambria Math" w:hAnsi="Cambria Math"/>
                                      <w:color w:val="000000"/>
                                      <w:sz w:val="16"/>
                                      <w:szCs w:val="16"/>
                                    </w:rPr>
                                  </w:ins>
                                </m:ctrlPr>
                              </m:dPr>
                              <m:e>
                                <m:r>
                                  <w:rPr>
                                    <w:rFonts w:ascii="Cambria Math" w:eastAsia="Cambria Math" w:hAnsi="Cambria Math"/>
                                    <w:color w:val="000000"/>
                                    <w:sz w:val="16"/>
                                    <w:szCs w:val="16"/>
                                  </w:rPr>
                                  <m:t>i</m:t>
                                </m:r>
                              </m:e>
                            </m:d>
                          </m:sup>
                        </m:sSubSup>
                      </m:e>
                    </m:nary>
                  </m:num>
                  <m:den>
                    <m:nary>
                      <m:naryPr>
                        <m:chr m:val="∑"/>
                        <m:ctrlPr>
                          <w:ins w:id="186" w:author="Chengxue Li" w:date="2026-01-19T17:00:00Z" w16du:dateUtc="2026-01-19T22:00: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ins w:id="187" w:author="Chengxue Li" w:date="2026-01-19T17:00:00Z" w16du:dateUtc="2026-01-19T22:00:00Z">
                                <w:rPr>
                                  <w:rFonts w:ascii="Cambria Math" w:eastAsia="Cambria Math" w:hAnsi="Cambria Math"/>
                                  <w:color w:val="000000"/>
                                  <w:sz w:val="16"/>
                                  <w:szCs w:val="16"/>
                                </w:rPr>
                              </w:ins>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up>
                            <m:d>
                              <m:dPr>
                                <m:ctrlPr>
                                  <w:ins w:id="188" w:author="Chengxue Li" w:date="2026-01-19T17:00:00Z" w16du:dateUtc="2026-01-19T22:00:00Z">
                                    <w:rPr>
                                      <w:rFonts w:ascii="Cambria Math" w:eastAsia="Cambria Math" w:hAnsi="Cambria Math"/>
                                      <w:color w:val="000000"/>
                                      <w:sz w:val="16"/>
                                      <w:szCs w:val="16"/>
                                    </w:rPr>
                                  </w:ins>
                                </m:ctrlPr>
                              </m:dPr>
                              <m:e>
                                <m:r>
                                  <w:rPr>
                                    <w:rFonts w:ascii="Cambria Math" w:eastAsia="Cambria Math" w:hAnsi="Cambria Math"/>
                                    <w:color w:val="000000"/>
                                    <w:sz w:val="16"/>
                                    <w:szCs w:val="16"/>
                                  </w:rPr>
                                  <m:t>i</m:t>
                                </m:r>
                              </m:e>
                            </m:d>
                          </m:sup>
                        </m:sSubSup>
                      </m:e>
                    </m:nary>
                  </m:den>
                </m:f>
              </m:oMath>
            </m:oMathPara>
          </w:p>
          <w:p w14:paraId="387798D4" w14:textId="77777777" w:rsidR="00817E9E" w:rsidRPr="00464519" w:rsidRDefault="00000000" w:rsidP="00D951E2">
            <w:pPr>
              <w:jc w:val="center"/>
              <w:rPr>
                <w:rFonts w:eastAsia="Cambria Math"/>
                <w:color w:val="000000"/>
                <w:sz w:val="16"/>
                <w:szCs w:val="16"/>
              </w:rPr>
            </w:pPr>
            <m:oMathPara>
              <m:oMath>
                <m:sSub>
                  <m:sSubPr>
                    <m:ctrlPr>
                      <w:ins w:id="189"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ins w:id="190"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ins w:id="191"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5F2ED73A" w14:textId="77777777" w:rsidR="00817E9E" w:rsidRPr="00464519" w:rsidRDefault="00000000" w:rsidP="00D951E2">
            <w:pPr>
              <w:pStyle w:val="Compact"/>
              <w:rPr>
                <w:rFonts w:ascii="Times New Roman" w:hAnsi="Times New Roman"/>
                <w:color w:val="000000"/>
                <w:sz w:val="16"/>
                <w:szCs w:val="16"/>
              </w:rPr>
            </w:pPr>
            <m:oMathPara>
              <m:oMath>
                <m:sSub>
                  <m:sSubPr>
                    <m:ctrlPr>
                      <w:ins w:id="192"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ins w:id="193" w:author="Chengxue Li" w:date="2026-01-19T17:00:00Z" w16du:dateUtc="2026-01-19T22:00:00Z">
                        <w:rPr>
                          <w:rFonts w:ascii="Cambria Math" w:eastAsia="Cambria Math" w:hAnsi="Cambria Math"/>
                          <w:color w:val="000000"/>
                          <w:sz w:val="16"/>
                          <w:szCs w:val="16"/>
                        </w:rPr>
                      </w:ins>
                    </m:ctrlPr>
                  </m:fPr>
                  <m:num>
                    <m:sSub>
                      <m:sSubPr>
                        <m:ctrlPr>
                          <w:ins w:id="194"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ins w:id="195"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r w:rsidR="00817E9E" w:rsidRPr="00464519" w14:paraId="14E3C324" w14:textId="77777777" w:rsidTr="00D951E2">
        <w:tblPrEx>
          <w:jc w:val="left"/>
        </w:tblPrEx>
        <w:tc>
          <w:tcPr>
            <w:tcW w:w="1403" w:type="pct"/>
          </w:tcPr>
          <w:p w14:paraId="61FFFF46"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lastRenderedPageBreak/>
              <w:t>Multi-survey × Gear weighted</w:t>
            </w:r>
          </w:p>
        </w:tc>
        <w:tc>
          <w:tcPr>
            <w:tcW w:w="1822" w:type="pct"/>
          </w:tcPr>
          <w:p w14:paraId="34F116E4"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 xml:space="preserve">Allocated based on multi-survey regional index and gear-specific historical catch.   </w:t>
            </w:r>
          </w:p>
        </w:tc>
        <w:tc>
          <w:tcPr>
            <w:tcW w:w="1775" w:type="pct"/>
          </w:tcPr>
          <w:p w14:paraId="20080957" w14:textId="77777777" w:rsidR="00817E9E" w:rsidRPr="00464519" w:rsidRDefault="00000000" w:rsidP="00D951E2">
            <w:pPr>
              <w:jc w:val="center"/>
              <w:rPr>
                <w:rFonts w:eastAsia="Cambria Math"/>
                <w:color w:val="000000"/>
                <w:sz w:val="16"/>
                <w:szCs w:val="16"/>
              </w:rPr>
            </w:pPr>
            <m:oMathPara>
              <m:oMath>
                <m:sSub>
                  <m:sSubPr>
                    <m:ctrlPr>
                      <w:ins w:id="196"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r>
                  <w:rPr>
                    <w:rFonts w:ascii="Cambria Math" w:eastAsia="Cambria Math" w:hAnsi="Cambria Math"/>
                    <w:color w:val="000000"/>
                    <w:sz w:val="16"/>
                    <w:szCs w:val="16"/>
                  </w:rPr>
                  <m:t>=</m:t>
                </m:r>
                <m:f>
                  <m:fPr>
                    <m:ctrlPr>
                      <w:ins w:id="197" w:author="Chengxue Li" w:date="2026-01-19T17:00:00Z" w16du:dateUtc="2026-01-19T22:00:00Z">
                        <w:rPr>
                          <w:rFonts w:ascii="Cambria Math" w:eastAsia="Cambria Math" w:hAnsi="Cambria Math"/>
                          <w:color w:val="000000"/>
                          <w:sz w:val="16"/>
                          <w:szCs w:val="16"/>
                        </w:rPr>
                      </w:ins>
                    </m:ctrlPr>
                  </m:fPr>
                  <m:num>
                    <m:nary>
                      <m:naryPr>
                        <m:chr m:val="∑"/>
                        <m:ctrlPr>
                          <w:ins w:id="198" w:author="Chengxue Li" w:date="2026-01-19T17:00:00Z" w16du:dateUtc="2026-01-19T22:00: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ins w:id="199" w:author="Chengxue Li" w:date="2026-01-19T17:00:00Z" w16du:dateUtc="2026-01-19T22:00:00Z">
                                <w:rPr>
                                  <w:rFonts w:ascii="Cambria Math" w:eastAsia="Cambria Math" w:hAnsi="Cambria Math"/>
                                  <w:color w:val="000000"/>
                                  <w:sz w:val="16"/>
                                  <w:szCs w:val="16"/>
                                </w:rPr>
                              </w:ins>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y,r</m:t>
                            </m:r>
                          </m:sub>
                          <m:sup>
                            <m:d>
                              <m:dPr>
                                <m:ctrlPr>
                                  <w:ins w:id="200" w:author="Chengxue Li" w:date="2026-01-19T17:00:00Z" w16du:dateUtc="2026-01-19T22:00:00Z">
                                    <w:rPr>
                                      <w:rFonts w:ascii="Cambria Math" w:eastAsia="Cambria Math" w:hAnsi="Cambria Math"/>
                                      <w:color w:val="000000"/>
                                      <w:sz w:val="16"/>
                                      <w:szCs w:val="16"/>
                                    </w:rPr>
                                  </w:ins>
                                </m:ctrlPr>
                              </m:dPr>
                              <m:e>
                                <m:r>
                                  <w:rPr>
                                    <w:rFonts w:ascii="Cambria Math" w:eastAsia="Cambria Math" w:hAnsi="Cambria Math"/>
                                    <w:color w:val="000000"/>
                                    <w:sz w:val="16"/>
                                    <w:szCs w:val="16"/>
                                  </w:rPr>
                                  <m:t>i</m:t>
                                </m:r>
                              </m:e>
                            </m:d>
                          </m:sup>
                        </m:sSubSup>
                      </m:e>
                    </m:nary>
                  </m:num>
                  <m:den>
                    <m:nary>
                      <m:naryPr>
                        <m:chr m:val="∑"/>
                        <m:ctrlPr>
                          <w:ins w:id="201" w:author="Chengxue Li" w:date="2026-01-19T17:00:00Z" w16du:dateUtc="2026-01-19T22:00: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Sup>
                          <m:sSubSupPr>
                            <m:ctrlPr>
                              <w:ins w:id="202" w:author="Chengxue Li" w:date="2026-01-19T17:00:00Z" w16du:dateUtc="2026-01-19T22:00:00Z">
                                <w:rPr>
                                  <w:rFonts w:ascii="Cambria Math" w:eastAsia="Cambria Math" w:hAnsi="Cambria Math"/>
                                  <w:color w:val="000000"/>
                                  <w:sz w:val="16"/>
                                  <w:szCs w:val="16"/>
                                </w:rPr>
                              </w:ins>
                            </m:ctrlPr>
                          </m:sSubSupPr>
                          <m:e>
                            <m:r>
                              <w:rPr>
                                <w:rFonts w:ascii="Cambria Math" w:eastAsia="Cambria Math" w:hAnsi="Cambria Math"/>
                                <w:color w:val="000000"/>
                                <w:sz w:val="16"/>
                                <w:szCs w:val="16"/>
                              </w:rPr>
                              <m:t>I</m:t>
                            </m:r>
                          </m:e>
                          <m:sub>
                            <m:r>
                              <w:rPr>
                                <w:rFonts w:ascii="Cambria Math" w:eastAsia="Cambria Math" w:hAnsi="Cambria Math"/>
                                <w:color w:val="000000"/>
                                <w:sz w:val="16"/>
                                <w:szCs w:val="16"/>
                              </w:rPr>
                              <m:t>y</m:t>
                            </m:r>
                          </m:sub>
                          <m:sup>
                            <m:d>
                              <m:dPr>
                                <m:ctrlPr>
                                  <w:ins w:id="203" w:author="Chengxue Li" w:date="2026-01-19T17:00:00Z" w16du:dateUtc="2026-01-19T22:00:00Z">
                                    <w:rPr>
                                      <w:rFonts w:ascii="Cambria Math" w:eastAsia="Cambria Math" w:hAnsi="Cambria Math"/>
                                      <w:color w:val="000000"/>
                                      <w:sz w:val="16"/>
                                      <w:szCs w:val="16"/>
                                    </w:rPr>
                                  </w:ins>
                                </m:ctrlPr>
                              </m:dPr>
                              <m:e>
                                <m:r>
                                  <w:rPr>
                                    <w:rFonts w:ascii="Cambria Math" w:eastAsia="Cambria Math" w:hAnsi="Cambria Math"/>
                                    <w:color w:val="000000"/>
                                    <w:sz w:val="16"/>
                                    <w:szCs w:val="16"/>
                                  </w:rPr>
                                  <m:t>i</m:t>
                                </m:r>
                              </m:e>
                            </m:d>
                          </m:sup>
                        </m:sSubSup>
                      </m:e>
                    </m:nary>
                  </m:den>
                </m:f>
              </m:oMath>
            </m:oMathPara>
          </w:p>
          <w:p w14:paraId="6F5B0048" w14:textId="77777777" w:rsidR="00817E9E" w:rsidRPr="00464519" w:rsidRDefault="00000000" w:rsidP="00D951E2">
            <w:pPr>
              <w:jc w:val="center"/>
              <w:rPr>
                <w:rFonts w:eastAsia="Cambria Math"/>
                <w:color w:val="000000"/>
                <w:sz w:val="16"/>
                <w:szCs w:val="16"/>
              </w:rPr>
            </w:pPr>
            <m:oMathPara>
              <m:oMath>
                <m:sSub>
                  <m:sSubPr>
                    <m:ctrlPr>
                      <w:ins w:id="204"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m:t>
                </m:r>
                <m:f>
                  <m:fPr>
                    <m:ctrlPr>
                      <w:ins w:id="205" w:author="Chengxue Li" w:date="2026-01-19T17:00:00Z" w16du:dateUtc="2026-01-19T22:00:00Z">
                        <w:rPr>
                          <w:rFonts w:ascii="Cambria Math" w:eastAsia="Cambria Math" w:hAnsi="Cambria Math"/>
                          <w:color w:val="000000"/>
                          <w:sz w:val="16"/>
                          <w:szCs w:val="16"/>
                        </w:rPr>
                      </w:ins>
                    </m:ctrlPr>
                  </m:fPr>
                  <m:num>
                    <m:nary>
                      <m:naryPr>
                        <m:chr m:val="∑"/>
                        <m:ctrlPr>
                          <w:ins w:id="206" w:author="Chengxue Li" w:date="2026-01-19T17:00:00Z" w16du:dateUtc="2026-01-19T22:00: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207"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y,g</m:t>
                            </m:r>
                          </m:sub>
                        </m:sSub>
                      </m:e>
                    </m:nary>
                  </m:num>
                  <m:den>
                    <m:nary>
                      <m:naryPr>
                        <m:chr m:val="∑"/>
                        <m:ctrlPr>
                          <w:ins w:id="208" w:author="Chengxue Li" w:date="2026-01-19T17:00:00Z" w16du:dateUtc="2026-01-19T22:00:00Z">
                            <w:rPr>
                              <w:rFonts w:ascii="Cambria Math" w:eastAsia="Cambria Math" w:hAnsi="Cambria Math"/>
                              <w:color w:val="000000"/>
                              <w:sz w:val="16"/>
                              <w:szCs w:val="16"/>
                            </w:rPr>
                          </w:ins>
                        </m:ctrlPr>
                      </m:naryPr>
                      <m:sub>
                        <m:r>
                          <w:rPr>
                            <w:rFonts w:ascii="Cambria Math" w:eastAsia="Cambria Math" w:hAnsi="Cambria Math"/>
                            <w:color w:val="000000"/>
                            <w:sz w:val="16"/>
                            <w:szCs w:val="16"/>
                          </w:rPr>
                          <m:t>y=t-Y</m:t>
                        </m:r>
                      </m:sub>
                      <m:sup>
                        <m:r>
                          <w:rPr>
                            <w:rFonts w:ascii="Cambria Math" w:eastAsia="Cambria Math" w:hAnsi="Cambria Math"/>
                            <w:color w:val="000000"/>
                            <w:sz w:val="16"/>
                            <w:szCs w:val="16"/>
                          </w:rPr>
                          <m:t>y=t-1</m:t>
                        </m:r>
                      </m:sup>
                      <m:e>
                        <m:sSub>
                          <m:sSubPr>
                            <m:ctrlPr>
                              <w:ins w:id="209"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y</m:t>
                            </m:r>
                          </m:sub>
                        </m:sSub>
                      </m:e>
                    </m:nary>
                  </m:den>
                </m:f>
              </m:oMath>
            </m:oMathPara>
          </w:p>
          <w:p w14:paraId="1126B468" w14:textId="77777777" w:rsidR="00817E9E" w:rsidRPr="00464519" w:rsidRDefault="00000000" w:rsidP="00D951E2">
            <w:pPr>
              <w:pStyle w:val="Compact"/>
              <w:rPr>
                <w:rFonts w:ascii="Times New Roman" w:hAnsi="Times New Roman"/>
                <w:color w:val="000000"/>
                <w:sz w:val="16"/>
                <w:szCs w:val="16"/>
              </w:rPr>
            </w:pPr>
            <m:oMathPara>
              <m:oMath>
                <m:sSub>
                  <m:sSubPr>
                    <m:ctrlPr>
                      <w:ins w:id="210"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ins w:id="211"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ins w:id="212"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g</m:t>
                    </m:r>
                  </m:sub>
                </m:sSub>
                <m:sSub>
                  <m:sSubPr>
                    <m:ctrlPr>
                      <w:ins w:id="213"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817E9E" w:rsidRPr="00464519" w14:paraId="51A002D4" w14:textId="77777777" w:rsidTr="00D951E2">
        <w:tblPrEx>
          <w:jc w:val="left"/>
        </w:tblPrEx>
        <w:trPr>
          <w:cnfStyle w:val="000000100000" w:firstRow="0" w:lastRow="0" w:firstColumn="0" w:lastColumn="0" w:oddVBand="0" w:evenVBand="0" w:oddHBand="1" w:evenHBand="0" w:firstRowFirstColumn="0" w:firstRowLastColumn="0" w:lastRowFirstColumn="0" w:lastRowLastColumn="0"/>
        </w:trPr>
        <w:tc>
          <w:tcPr>
            <w:tcW w:w="1403" w:type="pct"/>
          </w:tcPr>
          <w:p w14:paraId="00C1E8E4"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User-defined fleet weights</w:t>
            </w:r>
          </w:p>
        </w:tc>
        <w:tc>
          <w:tcPr>
            <w:tcW w:w="1822" w:type="pct"/>
          </w:tcPr>
          <w:p w14:paraId="2A1017C5" w14:textId="77777777" w:rsidR="00817E9E" w:rsidRPr="00464519" w:rsidRDefault="00817E9E" w:rsidP="00D951E2">
            <w:pPr>
              <w:pStyle w:val="Compact"/>
              <w:rPr>
                <w:rFonts w:ascii="Times New Roman" w:hAnsi="Times New Roman"/>
                <w:sz w:val="16"/>
                <w:szCs w:val="16"/>
              </w:rPr>
            </w:pPr>
            <w:proofErr w:type="gramStart"/>
            <w:r w:rsidRPr="00464519">
              <w:rPr>
                <w:rFonts w:ascii="Times New Roman" w:hAnsi="Times New Roman"/>
                <w:sz w:val="16"/>
                <w:szCs w:val="16"/>
              </w:rPr>
              <w:t>User provides</w:t>
            </w:r>
            <w:proofErr w:type="gramEnd"/>
            <w:r w:rsidRPr="00464519">
              <w:rPr>
                <w:rFonts w:ascii="Times New Roman" w:hAnsi="Times New Roman"/>
                <w:sz w:val="16"/>
                <w:szCs w:val="16"/>
              </w:rPr>
              <w:t xml:space="preserve"> weights for each fleet.   </w:t>
            </w:r>
          </w:p>
        </w:tc>
        <w:tc>
          <w:tcPr>
            <w:tcW w:w="1775" w:type="pct"/>
          </w:tcPr>
          <w:p w14:paraId="466CA919" w14:textId="77777777" w:rsidR="00817E9E" w:rsidRPr="00464519" w:rsidRDefault="00000000" w:rsidP="00D951E2">
            <w:pPr>
              <w:pStyle w:val="Compact"/>
              <w:rPr>
                <w:rFonts w:ascii="Times New Roman" w:hAnsi="Times New Roman"/>
                <w:color w:val="000000"/>
                <w:sz w:val="16"/>
                <w:szCs w:val="16"/>
              </w:rPr>
            </w:pPr>
            <m:oMathPara>
              <m:oMath>
                <m:sSub>
                  <m:sSubPr>
                    <m:ctrlPr>
                      <w:ins w:id="214"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sSub>
                  <m:sSubPr>
                    <m:ctrlPr>
                      <w:ins w:id="215"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f</m:t>
                    </m:r>
                  </m:sub>
                </m:sSub>
                <m:sSub>
                  <m:sSubPr>
                    <m:ctrlPr>
                      <w:ins w:id="216"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tc>
      </w:tr>
      <w:tr w:rsidR="00817E9E" w:rsidRPr="00464519" w14:paraId="7C485AD7" w14:textId="77777777" w:rsidTr="00D951E2">
        <w:tblPrEx>
          <w:jc w:val="left"/>
        </w:tblPrEx>
        <w:tc>
          <w:tcPr>
            <w:tcW w:w="1403" w:type="pct"/>
          </w:tcPr>
          <w:p w14:paraId="02995FFA" w14:textId="77777777" w:rsidR="00817E9E" w:rsidRPr="00464519" w:rsidRDefault="00817E9E" w:rsidP="00D951E2">
            <w:pPr>
              <w:pStyle w:val="Compact"/>
              <w:rPr>
                <w:rFonts w:ascii="Times New Roman" w:hAnsi="Times New Roman"/>
                <w:sz w:val="16"/>
                <w:szCs w:val="16"/>
              </w:rPr>
            </w:pPr>
            <w:r w:rsidRPr="00464519">
              <w:rPr>
                <w:rFonts w:ascii="Times New Roman" w:hAnsi="Times New Roman"/>
                <w:sz w:val="16"/>
                <w:szCs w:val="16"/>
              </w:rPr>
              <w:t>User-defined region weights</w:t>
            </w:r>
          </w:p>
        </w:tc>
        <w:tc>
          <w:tcPr>
            <w:tcW w:w="1822" w:type="pct"/>
          </w:tcPr>
          <w:p w14:paraId="5103AEF2" w14:textId="77777777" w:rsidR="00817E9E" w:rsidRPr="00464519" w:rsidRDefault="00817E9E" w:rsidP="00D951E2">
            <w:pPr>
              <w:pStyle w:val="Compact"/>
              <w:rPr>
                <w:rFonts w:ascii="Times New Roman" w:hAnsi="Times New Roman"/>
                <w:sz w:val="16"/>
                <w:szCs w:val="16"/>
              </w:rPr>
            </w:pPr>
            <w:proofErr w:type="gramStart"/>
            <w:r w:rsidRPr="00464519">
              <w:rPr>
                <w:rFonts w:ascii="Times New Roman" w:hAnsi="Times New Roman"/>
                <w:sz w:val="16"/>
                <w:szCs w:val="16"/>
              </w:rPr>
              <w:t>User provides</w:t>
            </w:r>
            <w:proofErr w:type="gramEnd"/>
            <w:r w:rsidRPr="00464519">
              <w:rPr>
                <w:rFonts w:ascii="Times New Roman" w:hAnsi="Times New Roman"/>
                <w:sz w:val="16"/>
                <w:szCs w:val="16"/>
              </w:rPr>
              <w:t xml:space="preserve"> weights for regions; catch is equally split among fleets in the region.  </w:t>
            </w:r>
          </w:p>
        </w:tc>
        <w:tc>
          <w:tcPr>
            <w:tcW w:w="1775" w:type="pct"/>
          </w:tcPr>
          <w:p w14:paraId="155B4B71" w14:textId="77777777" w:rsidR="00817E9E" w:rsidRPr="00464519" w:rsidRDefault="00000000" w:rsidP="00D951E2">
            <w:pPr>
              <w:jc w:val="center"/>
              <w:rPr>
                <w:rFonts w:eastAsia="Cambria Math"/>
                <w:color w:val="000000"/>
                <w:sz w:val="16"/>
                <w:szCs w:val="16"/>
              </w:rPr>
            </w:pPr>
            <m:oMathPara>
              <m:oMath>
                <m:sSub>
                  <m:sSubPr>
                    <m:ctrlPr>
                      <w:ins w:id="217"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r>
                  <w:rPr>
                    <w:rFonts w:ascii="Cambria Math" w:eastAsia="Cambria Math" w:hAnsi="Cambria Math"/>
                    <w:color w:val="000000"/>
                    <w:sz w:val="16"/>
                    <w:szCs w:val="16"/>
                  </w:rPr>
                  <m:t>=</m:t>
                </m:r>
                <m:sSub>
                  <m:sSubPr>
                    <m:ctrlPr>
                      <w:ins w:id="218"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w</m:t>
                    </m:r>
                  </m:e>
                  <m:sub>
                    <m:r>
                      <w:rPr>
                        <w:rFonts w:ascii="Cambria Math" w:eastAsia="Cambria Math" w:hAnsi="Cambria Math"/>
                        <w:color w:val="000000"/>
                        <w:sz w:val="16"/>
                        <w:szCs w:val="16"/>
                      </w:rPr>
                      <m:t>r</m:t>
                    </m:r>
                  </m:sub>
                </m:sSub>
                <m:sSub>
                  <m:sSubPr>
                    <m:ctrlPr>
                      <w:ins w:id="219"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m:t>
                    </m:r>
                  </m:sub>
                </m:sSub>
              </m:oMath>
            </m:oMathPara>
          </w:p>
          <w:p w14:paraId="6A69EA24" w14:textId="77777777" w:rsidR="00817E9E" w:rsidRPr="00464519" w:rsidRDefault="00000000" w:rsidP="00D951E2">
            <w:pPr>
              <w:pStyle w:val="Compact"/>
              <w:rPr>
                <w:rFonts w:ascii="Times New Roman" w:hAnsi="Times New Roman"/>
                <w:color w:val="000000"/>
                <w:sz w:val="16"/>
                <w:szCs w:val="16"/>
              </w:rPr>
            </w:pPr>
            <m:oMathPara>
              <m:oMath>
                <m:sSub>
                  <m:sSubPr>
                    <m:ctrlPr>
                      <w:ins w:id="220"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t,f</m:t>
                    </m:r>
                  </m:sub>
                </m:sSub>
                <m:r>
                  <w:rPr>
                    <w:rFonts w:ascii="Cambria Math" w:eastAsia="Cambria Math" w:hAnsi="Cambria Math"/>
                    <w:color w:val="000000"/>
                    <w:sz w:val="16"/>
                    <w:szCs w:val="16"/>
                  </w:rPr>
                  <m:t>=</m:t>
                </m:r>
                <m:f>
                  <m:fPr>
                    <m:ctrlPr>
                      <w:ins w:id="221" w:author="Chengxue Li" w:date="2026-01-19T17:00:00Z" w16du:dateUtc="2026-01-19T22:00:00Z">
                        <w:rPr>
                          <w:rFonts w:ascii="Cambria Math" w:eastAsia="Cambria Math" w:hAnsi="Cambria Math"/>
                          <w:color w:val="000000"/>
                          <w:sz w:val="16"/>
                          <w:szCs w:val="16"/>
                        </w:rPr>
                      </w:ins>
                    </m:ctrlPr>
                  </m:fPr>
                  <m:num>
                    <m:sSub>
                      <m:sSubPr>
                        <m:ctrlPr>
                          <w:ins w:id="222"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C</m:t>
                        </m:r>
                      </m:e>
                      <m:sub>
                        <m:r>
                          <w:rPr>
                            <w:rFonts w:ascii="Cambria Math" w:eastAsia="Cambria Math" w:hAnsi="Cambria Math"/>
                            <w:color w:val="000000"/>
                            <w:sz w:val="16"/>
                            <w:szCs w:val="16"/>
                          </w:rPr>
                          <m:t>t,r</m:t>
                        </m:r>
                      </m:sub>
                    </m:sSub>
                  </m:num>
                  <m:den>
                    <m:sSub>
                      <m:sSubPr>
                        <m:ctrlPr>
                          <w:ins w:id="223" w:author="Chengxue Li" w:date="2026-01-19T17:00:00Z" w16du:dateUtc="2026-01-19T22:00:00Z">
                            <w:rPr>
                              <w:rFonts w:ascii="Cambria Math" w:eastAsia="Cambria Math" w:hAnsi="Cambria Math"/>
                              <w:color w:val="000000"/>
                              <w:sz w:val="16"/>
                              <w:szCs w:val="16"/>
                            </w:rPr>
                          </w:ins>
                        </m:ctrlPr>
                      </m:sSubPr>
                      <m:e>
                        <m:r>
                          <w:rPr>
                            <w:rFonts w:ascii="Cambria Math" w:eastAsia="Cambria Math" w:hAnsi="Cambria Math"/>
                            <w:color w:val="000000"/>
                            <w:sz w:val="16"/>
                            <w:szCs w:val="16"/>
                          </w:rPr>
                          <m:t>N</m:t>
                        </m:r>
                      </m:e>
                      <m:sub>
                        <m:r>
                          <w:rPr>
                            <w:rFonts w:ascii="Cambria Math" w:eastAsia="Cambria Math" w:hAnsi="Cambria Math"/>
                            <w:color w:val="000000"/>
                            <w:sz w:val="16"/>
                            <w:szCs w:val="16"/>
                          </w:rPr>
                          <m:t>G</m:t>
                        </m:r>
                      </m:sub>
                    </m:sSub>
                    <m:r>
                      <w:rPr>
                        <w:rFonts w:ascii="Cambria Math" w:eastAsia="Cambria Math" w:hAnsi="Cambria Math"/>
                        <w:color w:val="000000"/>
                        <w:sz w:val="16"/>
                        <w:szCs w:val="16"/>
                      </w:rPr>
                      <m:t>(r)</m:t>
                    </m:r>
                  </m:den>
                </m:f>
              </m:oMath>
            </m:oMathPara>
          </w:p>
        </w:tc>
      </w:tr>
    </w:tbl>
    <w:p w14:paraId="7ED1DC4B" w14:textId="77777777" w:rsidR="00817E9E" w:rsidRDefault="00817E9E" w:rsidP="00817E9E">
      <w:pPr>
        <w:pBdr>
          <w:top w:val="nil"/>
          <w:left w:val="nil"/>
          <w:bottom w:val="nil"/>
          <w:right w:val="nil"/>
          <w:between w:val="nil"/>
        </w:pBdr>
        <w:spacing w:before="36" w:after="36" w:line="240" w:lineRule="auto"/>
        <w:rPr>
          <w:sz w:val="20"/>
          <w:szCs w:val="20"/>
        </w:rPr>
      </w:pPr>
      <w:r>
        <w:rPr>
          <w:sz w:val="20"/>
          <w:szCs w:val="20"/>
        </w:rPr>
        <w:t xml:space="preserve">Note: </w:t>
      </w:r>
    </w:p>
    <w:p w14:paraId="53FD228E"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24"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m:t>
            </m:r>
          </m:sub>
        </m:sSub>
      </m:oMath>
      <w:r w:rsidR="00817E9E" w:rsidRPr="00A61631">
        <w:rPr>
          <w:sz w:val="20"/>
          <w:szCs w:val="20"/>
        </w:rPr>
        <w:t xml:space="preserve">: Total catch in year </w:t>
      </w:r>
      <m:oMath>
        <m:r>
          <w:rPr>
            <w:rFonts w:ascii="Cambria Math" w:eastAsia="Cambria Math" w:hAnsi="Cambria Math" w:cs="Cambria Math"/>
            <w:sz w:val="20"/>
            <w:szCs w:val="20"/>
          </w:rPr>
          <m:t>t</m:t>
        </m:r>
      </m:oMath>
      <w:r w:rsidR="00817E9E" w:rsidRPr="00A61631">
        <w:rPr>
          <w:sz w:val="20"/>
          <w:szCs w:val="20"/>
        </w:rPr>
        <w:t>.</w:t>
      </w:r>
    </w:p>
    <w:p w14:paraId="31237E6C"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25"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t,f</m:t>
            </m:r>
          </m:sub>
        </m:sSub>
      </m:oMath>
      <w:r w:rsidR="00817E9E" w:rsidRPr="00A61631">
        <w:rPr>
          <w:sz w:val="20"/>
          <w:szCs w:val="20"/>
        </w:rPr>
        <w:t xml:space="preserve">: Catch allocated to fleet </w:t>
      </w:r>
      <m:oMath>
        <m:r>
          <w:rPr>
            <w:rFonts w:ascii="Cambria Math" w:eastAsia="Cambria Math" w:hAnsi="Cambria Math" w:cs="Cambria Math"/>
            <w:sz w:val="20"/>
            <w:szCs w:val="20"/>
          </w:rPr>
          <m:t>f</m:t>
        </m:r>
      </m:oMath>
      <w:r w:rsidR="00817E9E" w:rsidRPr="00A61631">
        <w:rPr>
          <w:sz w:val="20"/>
          <w:szCs w:val="20"/>
        </w:rPr>
        <w:t xml:space="preserve"> in year </w:t>
      </w:r>
      <m:oMath>
        <m:r>
          <w:rPr>
            <w:rFonts w:ascii="Cambria Math" w:eastAsia="Cambria Math" w:hAnsi="Cambria Math" w:cs="Cambria Math"/>
            <w:sz w:val="20"/>
            <w:szCs w:val="20"/>
          </w:rPr>
          <m:t>t</m:t>
        </m:r>
      </m:oMath>
      <w:r w:rsidR="00817E9E" w:rsidRPr="00A61631">
        <w:rPr>
          <w:sz w:val="20"/>
          <w:szCs w:val="20"/>
        </w:rPr>
        <w:t>.</w:t>
      </w:r>
    </w:p>
    <w:p w14:paraId="39B5D119"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26"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t,r</m:t>
            </m:r>
          </m:sub>
        </m:sSub>
      </m:oMath>
      <w:r w:rsidR="00817E9E" w:rsidRPr="00A61631">
        <w:rPr>
          <w:sz w:val="20"/>
          <w:szCs w:val="20"/>
        </w:rPr>
        <w:t xml:space="preserve">: Catch allocated to region </w:t>
      </w:r>
      <m:oMath>
        <m:r>
          <w:rPr>
            <w:rFonts w:ascii="Cambria Math" w:eastAsia="Cambria Math" w:hAnsi="Cambria Math" w:cs="Cambria Math"/>
            <w:sz w:val="20"/>
            <w:szCs w:val="20"/>
          </w:rPr>
          <m:t>r</m:t>
        </m:r>
      </m:oMath>
      <w:r w:rsidR="00817E9E" w:rsidRPr="00A61631">
        <w:rPr>
          <w:sz w:val="20"/>
          <w:szCs w:val="20"/>
        </w:rPr>
        <w:t xml:space="preserve"> in year </w:t>
      </w:r>
      <m:oMath>
        <m:r>
          <w:rPr>
            <w:rFonts w:ascii="Cambria Math" w:eastAsia="Cambria Math" w:hAnsi="Cambria Math" w:cs="Cambria Math"/>
            <w:sz w:val="20"/>
            <w:szCs w:val="20"/>
          </w:rPr>
          <m:t>t</m:t>
        </m:r>
      </m:oMath>
      <w:r w:rsidR="00817E9E" w:rsidRPr="00A61631">
        <w:rPr>
          <w:sz w:val="20"/>
          <w:szCs w:val="20"/>
        </w:rPr>
        <w:t>.</w:t>
      </w:r>
    </w:p>
    <w:p w14:paraId="0F237A16"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27"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t,g</m:t>
            </m:r>
          </m:sub>
        </m:sSub>
      </m:oMath>
      <w:r w:rsidR="00817E9E" w:rsidRPr="00A61631">
        <w:rPr>
          <w:sz w:val="20"/>
          <w:szCs w:val="20"/>
        </w:rPr>
        <w:t xml:space="preserve">: Total catch for gear type </w:t>
      </w:r>
      <m:oMath>
        <m:r>
          <w:rPr>
            <w:rFonts w:ascii="Cambria Math" w:eastAsia="Cambria Math" w:hAnsi="Cambria Math" w:cs="Cambria Math"/>
            <w:sz w:val="20"/>
            <w:szCs w:val="20"/>
          </w:rPr>
          <m:t>g</m:t>
        </m:r>
      </m:oMath>
      <w:r w:rsidR="00817E9E" w:rsidRPr="00A61631">
        <w:rPr>
          <w:sz w:val="20"/>
          <w:szCs w:val="20"/>
        </w:rPr>
        <w:t xml:space="preserve"> in year </w:t>
      </w:r>
      <m:oMath>
        <m:r>
          <w:rPr>
            <w:rFonts w:ascii="Cambria Math" w:eastAsia="Cambria Math" w:hAnsi="Cambria Math" w:cs="Cambria Math"/>
            <w:sz w:val="20"/>
            <w:szCs w:val="20"/>
          </w:rPr>
          <m:t>t</m:t>
        </m:r>
      </m:oMath>
      <w:r w:rsidR="00817E9E" w:rsidRPr="00A61631">
        <w:rPr>
          <w:sz w:val="20"/>
          <w:szCs w:val="20"/>
        </w:rPr>
        <w:t>.</w:t>
      </w:r>
    </w:p>
    <w:p w14:paraId="5F0F54D7"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28"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I</m:t>
            </m:r>
          </m:e>
          <m:sub>
            <m:r>
              <w:rPr>
                <w:rFonts w:ascii="Cambria Math" w:eastAsia="Cambria Math" w:hAnsi="Cambria Math" w:cs="Cambria Math"/>
                <w:sz w:val="20"/>
                <w:szCs w:val="20"/>
              </w:rPr>
              <m:t>y,r</m:t>
            </m:r>
          </m:sub>
        </m:sSub>
      </m:oMath>
      <w:r w:rsidR="00817E9E" w:rsidRPr="00A61631">
        <w:rPr>
          <w:sz w:val="20"/>
          <w:szCs w:val="20"/>
        </w:rPr>
        <w:t xml:space="preserve">: Survey catch for region </w:t>
      </w:r>
      <m:oMath>
        <m:r>
          <w:rPr>
            <w:rFonts w:ascii="Cambria Math" w:eastAsia="Cambria Math" w:hAnsi="Cambria Math" w:cs="Cambria Math"/>
            <w:sz w:val="20"/>
            <w:szCs w:val="20"/>
          </w:rPr>
          <m:t>r</m:t>
        </m:r>
      </m:oMath>
      <w:r w:rsidR="00817E9E">
        <w:rPr>
          <w:sz w:val="20"/>
          <w:szCs w:val="20"/>
        </w:rPr>
        <w:t xml:space="preserve"> in year </w:t>
      </w:r>
      <w:r w:rsidR="00817E9E" w:rsidRPr="00FF4B5B">
        <w:rPr>
          <w:i/>
          <w:sz w:val="20"/>
          <w:szCs w:val="20"/>
        </w:rPr>
        <w:t>y</w:t>
      </w:r>
      <w:r w:rsidR="00817E9E" w:rsidRPr="00A61631">
        <w:rPr>
          <w:sz w:val="20"/>
          <w:szCs w:val="20"/>
        </w:rPr>
        <w:t>.</w:t>
      </w:r>
    </w:p>
    <w:p w14:paraId="6A369472"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29"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I</m:t>
            </m:r>
          </m:e>
          <m:sub>
            <m:r>
              <w:rPr>
                <w:rFonts w:ascii="Cambria Math" w:eastAsia="Cambria Math" w:hAnsi="Cambria Math" w:cs="Cambria Math"/>
                <w:sz w:val="20"/>
                <w:szCs w:val="20"/>
              </w:rPr>
              <m:t>y</m:t>
            </m:r>
          </m:sub>
        </m:sSub>
      </m:oMath>
      <w:r w:rsidR="00817E9E" w:rsidRPr="00A61631">
        <w:rPr>
          <w:sz w:val="20"/>
          <w:szCs w:val="20"/>
        </w:rPr>
        <w:t>: Survey total catch</w:t>
      </w:r>
      <w:r w:rsidR="00817E9E">
        <w:rPr>
          <w:sz w:val="20"/>
          <w:szCs w:val="20"/>
        </w:rPr>
        <w:t xml:space="preserve"> in year </w:t>
      </w:r>
      <w:r w:rsidR="00817E9E" w:rsidRPr="00DD2B3C">
        <w:rPr>
          <w:i/>
          <w:sz w:val="20"/>
          <w:szCs w:val="20"/>
        </w:rPr>
        <w:t>y</w:t>
      </w:r>
      <w:r w:rsidR="00817E9E" w:rsidRPr="00A61631">
        <w:rPr>
          <w:sz w:val="20"/>
          <w:szCs w:val="20"/>
        </w:rPr>
        <w:t>.</w:t>
      </w:r>
    </w:p>
    <w:p w14:paraId="4AE9B92C"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Sup>
          <m:sSubSupPr>
            <m:ctrlPr>
              <w:ins w:id="230" w:author="Chengxue Li" w:date="2026-01-19T17:00:00Z" w16du:dateUtc="2026-01-19T22:00:00Z">
                <w:rPr>
                  <w:rFonts w:ascii="Cambria Math" w:eastAsia="Cambria Math" w:hAnsi="Cambria Math" w:cs="Cambria Math"/>
                  <w:sz w:val="20"/>
                  <w:szCs w:val="20"/>
                </w:rPr>
              </w:ins>
            </m:ctrlPr>
          </m:sSubSupPr>
          <m:e>
            <m:r>
              <w:rPr>
                <w:rFonts w:ascii="Cambria Math" w:eastAsia="Cambria Math" w:hAnsi="Cambria Math" w:cs="Cambria Math"/>
                <w:sz w:val="20"/>
                <w:szCs w:val="20"/>
              </w:rPr>
              <m:t>I</m:t>
            </m:r>
          </m:e>
          <m:sub>
            <m:r>
              <w:rPr>
                <w:rFonts w:ascii="Cambria Math" w:eastAsia="Cambria Math" w:hAnsi="Cambria Math" w:cs="Cambria Math"/>
                <w:sz w:val="20"/>
                <w:szCs w:val="20"/>
              </w:rPr>
              <m:t>y,r</m:t>
            </m:r>
          </m:sub>
          <m:sup>
            <m:d>
              <m:dPr>
                <m:ctrlPr>
                  <w:ins w:id="231" w:author="Chengxue Li" w:date="2026-01-19T17:00:00Z" w16du:dateUtc="2026-01-19T22:00:00Z">
                    <w:rPr>
                      <w:rFonts w:ascii="Cambria Math" w:eastAsia="Cambria Math" w:hAnsi="Cambria Math" w:cs="Cambria Math"/>
                      <w:sz w:val="20"/>
                      <w:szCs w:val="20"/>
                    </w:rPr>
                  </w:ins>
                </m:ctrlPr>
              </m:dPr>
              <m:e>
                <m:r>
                  <w:rPr>
                    <w:rFonts w:ascii="Cambria Math" w:eastAsia="Cambria Math" w:hAnsi="Cambria Math" w:cs="Cambria Math"/>
                    <w:sz w:val="20"/>
                    <w:szCs w:val="20"/>
                  </w:rPr>
                  <m:t>i</m:t>
                </m:r>
              </m:e>
            </m:d>
          </m:sup>
        </m:sSubSup>
      </m:oMath>
      <w:r w:rsidR="00817E9E" w:rsidRPr="00A61631">
        <w:rPr>
          <w:sz w:val="20"/>
          <w:szCs w:val="20"/>
        </w:rPr>
        <w:t xml:space="preserve">: Survey </w:t>
      </w:r>
      <m:oMath>
        <m:r>
          <w:rPr>
            <w:rFonts w:ascii="Cambria Math" w:eastAsia="Cambria Math" w:hAnsi="Cambria Math" w:cs="Cambria Math"/>
            <w:sz w:val="20"/>
            <w:szCs w:val="20"/>
          </w:rPr>
          <m:t>i</m:t>
        </m:r>
      </m:oMath>
      <w:r w:rsidR="00817E9E" w:rsidRPr="00A61631">
        <w:rPr>
          <w:sz w:val="20"/>
          <w:szCs w:val="20"/>
        </w:rPr>
        <w:t xml:space="preserve"> catch for region </w:t>
      </w:r>
      <m:oMath>
        <m:r>
          <w:rPr>
            <w:rFonts w:ascii="Cambria Math" w:eastAsia="Cambria Math" w:hAnsi="Cambria Math" w:cs="Cambria Math"/>
            <w:sz w:val="20"/>
            <w:szCs w:val="20"/>
          </w:rPr>
          <m:t>r</m:t>
        </m:r>
      </m:oMath>
      <w:r w:rsidR="00817E9E">
        <w:rPr>
          <w:sz w:val="20"/>
          <w:szCs w:val="20"/>
        </w:rPr>
        <w:t xml:space="preserve"> in year </w:t>
      </w:r>
      <w:r w:rsidR="00817E9E" w:rsidRPr="00DD2B3C">
        <w:rPr>
          <w:i/>
          <w:sz w:val="20"/>
          <w:szCs w:val="20"/>
        </w:rPr>
        <w:t>y</w:t>
      </w:r>
      <w:r w:rsidR="00817E9E" w:rsidRPr="00A61631">
        <w:rPr>
          <w:sz w:val="20"/>
          <w:szCs w:val="20"/>
        </w:rPr>
        <w:t>.</w:t>
      </w:r>
    </w:p>
    <w:p w14:paraId="0371AC13"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32"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G</m:t>
            </m:r>
          </m:sub>
        </m:sSub>
      </m:oMath>
      <w:r w:rsidR="00817E9E" w:rsidRPr="00A61631">
        <w:rPr>
          <w:sz w:val="20"/>
          <w:szCs w:val="20"/>
        </w:rPr>
        <w:t>: Total number of gear types.</w:t>
      </w:r>
    </w:p>
    <w:p w14:paraId="3AE2F546"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33"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F</m:t>
            </m:r>
          </m:sub>
        </m:sSub>
      </m:oMath>
      <w:r w:rsidR="00817E9E" w:rsidRPr="00A61631">
        <w:rPr>
          <w:sz w:val="20"/>
          <w:szCs w:val="20"/>
        </w:rPr>
        <w:t>: Total number of fleets.</w:t>
      </w:r>
    </w:p>
    <w:p w14:paraId="2FE843E4"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34"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R</m:t>
            </m:r>
          </m:sub>
        </m:sSub>
      </m:oMath>
      <w:r w:rsidR="00817E9E" w:rsidRPr="00A61631">
        <w:rPr>
          <w:sz w:val="20"/>
          <w:szCs w:val="20"/>
        </w:rPr>
        <w:t>: Total number of regions.</w:t>
      </w:r>
    </w:p>
    <w:p w14:paraId="7C8143E9"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35"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F</m:t>
            </m:r>
          </m:sub>
        </m:sSub>
        <m:r>
          <w:rPr>
            <w:rFonts w:ascii="Cambria Math" w:eastAsia="Cambria Math" w:hAnsi="Cambria Math" w:cs="Cambria Math"/>
            <w:sz w:val="20"/>
            <w:szCs w:val="20"/>
          </w:rPr>
          <m:t>(g)</m:t>
        </m:r>
      </m:oMath>
      <w:r w:rsidR="00817E9E" w:rsidRPr="00A61631">
        <w:rPr>
          <w:sz w:val="20"/>
          <w:szCs w:val="20"/>
        </w:rPr>
        <w:t xml:space="preserve">: Total number of fleets using gear type </w:t>
      </w:r>
      <m:oMath>
        <m:r>
          <w:rPr>
            <w:rFonts w:ascii="Cambria Math" w:eastAsia="Cambria Math" w:hAnsi="Cambria Math" w:cs="Cambria Math"/>
            <w:sz w:val="20"/>
            <w:szCs w:val="20"/>
          </w:rPr>
          <m:t>g</m:t>
        </m:r>
      </m:oMath>
      <w:r w:rsidR="00817E9E" w:rsidRPr="00A61631">
        <w:rPr>
          <w:sz w:val="20"/>
          <w:szCs w:val="20"/>
        </w:rPr>
        <w:t>.</w:t>
      </w:r>
    </w:p>
    <w:p w14:paraId="061749CB"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36"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G</m:t>
            </m:r>
          </m:sub>
        </m:sSub>
        <m:r>
          <w:rPr>
            <w:rFonts w:ascii="Cambria Math" w:eastAsia="Cambria Math" w:hAnsi="Cambria Math" w:cs="Cambria Math"/>
            <w:sz w:val="20"/>
            <w:szCs w:val="20"/>
          </w:rPr>
          <m:t>(r)</m:t>
        </m:r>
      </m:oMath>
      <w:r w:rsidR="00817E9E" w:rsidRPr="00A61631">
        <w:rPr>
          <w:sz w:val="20"/>
          <w:szCs w:val="20"/>
        </w:rPr>
        <w:t xml:space="preserve">: Total Number of gear types in region </w:t>
      </w:r>
      <m:oMath>
        <m:r>
          <w:rPr>
            <w:rFonts w:ascii="Cambria Math" w:eastAsia="Cambria Math" w:hAnsi="Cambria Math" w:cs="Cambria Math"/>
            <w:sz w:val="20"/>
            <w:szCs w:val="20"/>
          </w:rPr>
          <m:t>r</m:t>
        </m:r>
      </m:oMath>
      <w:r w:rsidR="00817E9E" w:rsidRPr="00A61631">
        <w:rPr>
          <w:sz w:val="20"/>
          <w:szCs w:val="20"/>
        </w:rPr>
        <w:t>.</w:t>
      </w:r>
    </w:p>
    <w:p w14:paraId="4676A5DF"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37"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f</m:t>
            </m:r>
          </m:sub>
        </m:sSub>
      </m:oMath>
      <w:r w:rsidR="00817E9E" w:rsidRPr="00A61631">
        <w:rPr>
          <w:sz w:val="20"/>
          <w:szCs w:val="20"/>
        </w:rPr>
        <w:t xml:space="preserve">: Weight assigned to fleet </w:t>
      </w:r>
      <m:oMath>
        <m:r>
          <w:rPr>
            <w:rFonts w:ascii="Cambria Math" w:eastAsia="Cambria Math" w:hAnsi="Cambria Math" w:cs="Cambria Math"/>
            <w:sz w:val="20"/>
            <w:szCs w:val="20"/>
          </w:rPr>
          <m:t>f</m:t>
        </m:r>
      </m:oMath>
      <w:r w:rsidR="00817E9E" w:rsidRPr="00A61631">
        <w:rPr>
          <w:sz w:val="20"/>
          <w:szCs w:val="20"/>
        </w:rPr>
        <w:t>.</w:t>
      </w:r>
    </w:p>
    <w:p w14:paraId="50C62D88" w14:textId="77777777" w:rsidR="00817E9E" w:rsidRPr="00A61631" w:rsidRDefault="00000000" w:rsidP="00817E9E">
      <w:pPr>
        <w:numPr>
          <w:ilvl w:val="0"/>
          <w:numId w:val="20"/>
        </w:numPr>
        <w:pBdr>
          <w:top w:val="nil"/>
          <w:left w:val="nil"/>
          <w:bottom w:val="nil"/>
          <w:right w:val="nil"/>
          <w:between w:val="nil"/>
        </w:pBdr>
        <w:spacing w:before="36" w:after="36" w:line="240" w:lineRule="auto"/>
        <w:rPr>
          <w:sz w:val="20"/>
          <w:szCs w:val="20"/>
        </w:rPr>
      </w:pPr>
      <m:oMath>
        <m:sSub>
          <m:sSubPr>
            <m:ctrlPr>
              <w:ins w:id="238"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r</m:t>
            </m:r>
          </m:sub>
        </m:sSub>
      </m:oMath>
      <w:r w:rsidR="00817E9E" w:rsidRPr="00A61631">
        <w:rPr>
          <w:sz w:val="20"/>
          <w:szCs w:val="20"/>
        </w:rPr>
        <w:t xml:space="preserve">: Weight assigned to region </w:t>
      </w:r>
      <m:oMath>
        <m:r>
          <w:rPr>
            <w:rFonts w:ascii="Cambria Math" w:eastAsia="Cambria Math" w:hAnsi="Cambria Math" w:cs="Cambria Math"/>
            <w:sz w:val="20"/>
            <w:szCs w:val="20"/>
          </w:rPr>
          <m:t>r</m:t>
        </m:r>
      </m:oMath>
      <w:r w:rsidR="00817E9E" w:rsidRPr="00A61631">
        <w:rPr>
          <w:sz w:val="20"/>
          <w:szCs w:val="20"/>
        </w:rPr>
        <w:t>.</w:t>
      </w:r>
    </w:p>
    <w:p w14:paraId="317C31DB" w14:textId="77777777" w:rsidR="00CF02C3" w:rsidRDefault="00000000" w:rsidP="00CF02C3">
      <w:pPr>
        <w:numPr>
          <w:ilvl w:val="0"/>
          <w:numId w:val="20"/>
        </w:numPr>
        <w:pBdr>
          <w:top w:val="nil"/>
          <w:left w:val="nil"/>
          <w:bottom w:val="nil"/>
          <w:right w:val="nil"/>
          <w:between w:val="nil"/>
        </w:pBdr>
        <w:spacing w:before="36" w:after="36" w:line="240" w:lineRule="auto"/>
        <w:rPr>
          <w:sz w:val="20"/>
          <w:szCs w:val="20"/>
        </w:rPr>
      </w:pPr>
      <m:oMath>
        <m:sSub>
          <m:sSubPr>
            <m:ctrlPr>
              <w:ins w:id="239" w:author="Chengxue Li" w:date="2026-01-19T17:00:00Z" w16du:dateUtc="2026-01-19T22:00:00Z">
                <w:rPr>
                  <w:rFonts w:ascii="Cambria Math" w:eastAsia="Cambria Math" w:hAnsi="Cambria Math" w:cs="Cambria Math"/>
                  <w:sz w:val="20"/>
                  <w:szCs w:val="20"/>
                </w:rPr>
              </w:ins>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g</m:t>
            </m:r>
          </m:sub>
        </m:sSub>
      </m:oMath>
      <w:r w:rsidR="00817E9E" w:rsidRPr="00A61631">
        <w:rPr>
          <w:sz w:val="20"/>
          <w:szCs w:val="20"/>
        </w:rPr>
        <w:t xml:space="preserve">: Weight assigned to gear type </w:t>
      </w:r>
      <m:oMath>
        <m:r>
          <w:rPr>
            <w:rFonts w:ascii="Cambria Math" w:eastAsia="Cambria Math" w:hAnsi="Cambria Math" w:cs="Cambria Math"/>
            <w:sz w:val="20"/>
            <w:szCs w:val="20"/>
          </w:rPr>
          <m:t>g</m:t>
        </m:r>
      </m:oMath>
      <w:r w:rsidR="00817E9E" w:rsidRPr="00A61631">
        <w:rPr>
          <w:sz w:val="20"/>
          <w:szCs w:val="20"/>
        </w:rPr>
        <w:t>.</w:t>
      </w:r>
    </w:p>
    <w:p w14:paraId="14CAC875" w14:textId="77777777" w:rsidR="009A3541" w:rsidRDefault="00817E9E" w:rsidP="00CF02C3">
      <w:pPr>
        <w:numPr>
          <w:ilvl w:val="0"/>
          <w:numId w:val="20"/>
        </w:numPr>
        <w:pBdr>
          <w:top w:val="nil"/>
          <w:left w:val="nil"/>
          <w:bottom w:val="nil"/>
          <w:right w:val="nil"/>
          <w:between w:val="nil"/>
        </w:pBdr>
        <w:spacing w:before="36" w:after="36" w:line="240" w:lineRule="auto"/>
        <w:rPr>
          <w:sz w:val="20"/>
          <w:szCs w:val="20"/>
        </w:rPr>
        <w:sectPr w:rsidR="009A3541" w:rsidSect="000D0D94">
          <w:pgSz w:w="12240" w:h="15840"/>
          <w:pgMar w:top="1440" w:right="1440" w:bottom="1440" w:left="1440" w:header="720" w:footer="720" w:gutter="0"/>
          <w:lnNumType w:countBy="1" w:restart="continuous"/>
          <w:pgNumType w:start="1"/>
          <w:cols w:space="720"/>
          <w:docGrid w:linePitch="326"/>
        </w:sectPr>
      </w:pPr>
      <m:oMath>
        <m:r>
          <w:rPr>
            <w:rFonts w:ascii="Cambria Math" w:eastAsia="Cambria Math" w:hAnsi="Cambria Math" w:cs="Cambria Math"/>
            <w:sz w:val="20"/>
            <w:szCs w:val="20"/>
          </w:rPr>
          <m:t>Y</m:t>
        </m:r>
      </m:oMath>
      <w:r w:rsidRPr="00CF02C3">
        <w:rPr>
          <w:sz w:val="20"/>
          <w:szCs w:val="20"/>
        </w:rPr>
        <w:t>: Number of years used for calculating the average.</w:t>
      </w:r>
    </w:p>
    <w:p w14:paraId="52F22DB8" w14:textId="7B8C2BFE" w:rsidR="009A3541" w:rsidRPr="00155E48" w:rsidRDefault="009A3541" w:rsidP="009A3541">
      <w:pPr>
        <w:spacing w:before="280" w:after="280" w:line="240" w:lineRule="auto"/>
      </w:pPr>
      <w:r>
        <w:lastRenderedPageBreak/>
        <w:t>Ta</w:t>
      </w:r>
      <w:r w:rsidR="0056528E">
        <w:t>ble S3</w:t>
      </w:r>
      <w:r>
        <w:t xml:space="preserve">. </w:t>
      </w:r>
      <w:r w:rsidR="00DA5BD9">
        <w:t xml:space="preserve">Summary of performance metrics available in SPASAM-MSE. Reported values of </w:t>
      </w:r>
      <w:r w:rsidR="00DA5BD9" w:rsidRPr="00C36E8E">
        <w:rPr>
          <w:i/>
          <w:iCs/>
        </w:rPr>
        <w:t xml:space="preserve">F </w:t>
      </w:r>
      <w:r w:rsidR="00DA5BD9">
        <w:t xml:space="preserve">and SSB are from the operating model (OM), although corresponding estimates are also available from each estimation model (EM) during the feedback loop. </w:t>
      </w:r>
      <w:r w:rsidR="003F4792">
        <w:t xml:space="preserve">Catch values represent removals from the OM (without observation error), although </w:t>
      </w:r>
      <w:r w:rsidR="00D431E6">
        <w:t>catch</w:t>
      </w:r>
      <w:r w:rsidR="003F4792">
        <w:t xml:space="preserve"> including observation </w:t>
      </w:r>
      <w:proofErr w:type="gramStart"/>
      <w:r w:rsidR="003F4792">
        <w:t>error</w:t>
      </w:r>
      <w:proofErr w:type="gramEnd"/>
      <w:r w:rsidR="003F4792">
        <w:t xml:space="preserve"> are also available.</w:t>
      </w:r>
    </w:p>
    <w:tbl>
      <w:tblPr>
        <w:tblStyle w:val="Table"/>
        <w:tblW w:w="47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56"/>
        <w:gridCol w:w="4409"/>
        <w:gridCol w:w="5670"/>
      </w:tblGrid>
      <w:tr w:rsidR="009A3541" w:rsidRPr="00C9068F" w14:paraId="311B32EF" w14:textId="77777777" w:rsidTr="009A3541">
        <w:trPr>
          <w:cnfStyle w:val="100000000000" w:firstRow="1" w:lastRow="0" w:firstColumn="0" w:lastColumn="0" w:oddVBand="0" w:evenVBand="0" w:oddHBand="0" w:evenHBand="0" w:firstRowFirstColumn="0" w:firstRowLastColumn="0" w:lastRowFirstColumn="0" w:lastRowLastColumn="0"/>
          <w:tblHeader/>
        </w:trPr>
        <w:tc>
          <w:tcPr>
            <w:tcW w:w="881" w:type="pct"/>
          </w:tcPr>
          <w:p w14:paraId="2FD0C6BC"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Performance Metric</w:t>
            </w:r>
          </w:p>
        </w:tc>
        <w:tc>
          <w:tcPr>
            <w:tcW w:w="1802" w:type="pct"/>
          </w:tcPr>
          <w:p w14:paraId="7764DA6F"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Equation</w:t>
            </w:r>
          </w:p>
        </w:tc>
        <w:tc>
          <w:tcPr>
            <w:tcW w:w="2317" w:type="pct"/>
          </w:tcPr>
          <w:p w14:paraId="731CC0BE"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Description</w:t>
            </w:r>
          </w:p>
        </w:tc>
      </w:tr>
      <w:tr w:rsidR="009A3541" w:rsidRPr="00C9068F" w14:paraId="365FC200"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7B7DC2AD"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Short-term Average Catch</w:t>
            </w:r>
          </w:p>
        </w:tc>
        <w:tc>
          <w:tcPr>
            <w:tcW w:w="1802" w:type="pct"/>
          </w:tcPr>
          <w:p w14:paraId="22A26E78" w14:textId="77777777" w:rsidR="009A3541" w:rsidRPr="00C9068F" w:rsidRDefault="00000000" w:rsidP="00D951E2">
            <w:pPr>
              <w:pStyle w:val="Compact"/>
              <w:rPr>
                <w:rFonts w:ascii="Times New Roman" w:hAnsi="Times New Roman"/>
                <w:sz w:val="16"/>
                <w:szCs w:val="16"/>
              </w:rPr>
            </w:pPr>
            <m:oMathPara>
              <m:oMathParaPr>
                <m:jc m:val="center"/>
              </m:oMathParaPr>
              <m:oMath>
                <m:f>
                  <m:fPr>
                    <m:ctrlPr>
                      <w:ins w:id="240"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k</m:t>
                    </m:r>
                  </m:den>
                </m:f>
                <m:nary>
                  <m:naryPr>
                    <m:chr m:val="∑"/>
                    <m:limLoc m:val="undOvr"/>
                    <m:ctrlPr>
                      <w:ins w:id="241"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sSup>
                      <m:sSupPr>
                        <m:ctrlPr>
                          <w:ins w:id="242" w:author="Chengxue Li" w:date="2026-01-19T17:00:00Z" w16du:dateUtc="2026-01-19T22:00:00Z">
                            <w:rPr>
                              <w:rFonts w:ascii="Cambria Math" w:hAnsi="Cambria Math"/>
                              <w:sz w:val="16"/>
                              <w:szCs w:val="16"/>
                            </w:rPr>
                          </w:ins>
                        </m:ctrlPr>
                      </m:sSupPr>
                      <m:e>
                        <m:sSub>
                          <m:sSubPr>
                            <m:ctrlPr>
                              <w:ins w:id="243"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Catch</m:t>
                            </m:r>
                          </m:e>
                          <m:sub>
                            <m:r>
                              <w:rPr>
                                <w:rFonts w:ascii="Cambria Math" w:hAnsi="Cambria Math"/>
                                <w:sz w:val="16"/>
                                <w:szCs w:val="16"/>
                              </w:rPr>
                              <m:t>y</m:t>
                            </m:r>
                          </m:sub>
                        </m:sSub>
                      </m:e>
                      <m:sup>
                        <m:d>
                          <m:dPr>
                            <m:ctrlPr>
                              <w:ins w:id="244"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4C74C2BE"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catch over the first </w:t>
            </w:r>
            <w:r w:rsidRPr="00C9068F">
              <w:rPr>
                <w:rFonts w:ascii="Times New Roman" w:hAnsi="Times New Roman"/>
                <w:i/>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10FD7DB3" w14:textId="77777777" w:rsidTr="009A3541">
        <w:tblPrEx>
          <w:jc w:val="left"/>
        </w:tblPrEx>
        <w:tc>
          <w:tcPr>
            <w:tcW w:w="881" w:type="pct"/>
          </w:tcPr>
          <w:p w14:paraId="12A23EB6"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Short-term Average Fully Selected </w:t>
            </w:r>
            <w:r w:rsidRPr="00C9068F">
              <w:rPr>
                <w:rFonts w:ascii="Times New Roman" w:hAnsi="Times New Roman"/>
                <w:i/>
                <w:sz w:val="16"/>
                <w:szCs w:val="16"/>
              </w:rPr>
              <w:t>F</w:t>
            </w:r>
          </w:p>
        </w:tc>
        <w:tc>
          <w:tcPr>
            <w:tcW w:w="1802" w:type="pct"/>
          </w:tcPr>
          <w:p w14:paraId="754C953F" w14:textId="77777777" w:rsidR="009A3541" w:rsidRPr="00C9068F" w:rsidRDefault="00000000" w:rsidP="00D951E2">
            <w:pPr>
              <w:pStyle w:val="Compact"/>
              <w:rPr>
                <w:rFonts w:ascii="Times New Roman" w:eastAsia="Aptos" w:hAnsi="Times New Roman"/>
                <w:sz w:val="16"/>
                <w:szCs w:val="16"/>
              </w:rPr>
            </w:pPr>
            <m:oMathPara>
              <m:oMath>
                <m:f>
                  <m:fPr>
                    <m:ctrlPr>
                      <w:ins w:id="245"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k</m:t>
                    </m:r>
                  </m:den>
                </m:f>
                <m:nary>
                  <m:naryPr>
                    <m:chr m:val="∑"/>
                    <m:limLoc m:val="undOvr"/>
                    <m:ctrlPr>
                      <w:ins w:id="246" w:author="Chengxue Li" w:date="2026-01-19T17:00:00Z" w16du:dateUtc="2026-01-19T22:00:00Z">
                        <w:rPr>
                          <w:rFonts w:ascii="Cambria Math" w:hAnsi="Cambria Math"/>
                          <w:i/>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sSup>
                      <m:sSupPr>
                        <m:ctrlPr>
                          <w:ins w:id="247" w:author="Chengxue Li" w:date="2026-01-19T17:00:00Z" w16du:dateUtc="2026-01-19T22:00:00Z">
                            <w:rPr>
                              <w:rFonts w:ascii="Cambria Math" w:hAnsi="Cambria Math"/>
                              <w:sz w:val="16"/>
                              <w:szCs w:val="16"/>
                            </w:rPr>
                          </w:ins>
                        </m:ctrlPr>
                      </m:sSupPr>
                      <m:e>
                        <m:sSub>
                          <m:sSubPr>
                            <m:ctrlPr>
                              <w:ins w:id="248"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m:t>
                            </m:r>
                          </m:sub>
                        </m:sSub>
                      </m:e>
                      <m:sup>
                        <m:d>
                          <m:dPr>
                            <m:ctrlPr>
                              <w:ins w:id="249"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e>
                </m:nary>
                <m:r>
                  <w:rPr>
                    <w:rFonts w:ascii="Cambria Math" w:hAnsi="Cambria Math"/>
                    <w:sz w:val="16"/>
                    <w:szCs w:val="16"/>
                  </w:rPr>
                  <m:t>|t=1,…,N</m:t>
                </m:r>
              </m:oMath>
            </m:oMathPara>
          </w:p>
        </w:tc>
        <w:tc>
          <w:tcPr>
            <w:tcW w:w="2317" w:type="pct"/>
          </w:tcPr>
          <w:p w14:paraId="16067685"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fully selected </w:t>
            </w:r>
            <w:r w:rsidRPr="00C9068F">
              <w:rPr>
                <w:rFonts w:ascii="Times New Roman" w:hAnsi="Times New Roman"/>
                <w:i/>
                <w:sz w:val="16"/>
                <w:szCs w:val="16"/>
              </w:rPr>
              <w:t>F</w:t>
            </w:r>
            <w:r w:rsidRPr="00C9068F">
              <w:rPr>
                <w:rFonts w:ascii="Times New Roman" w:hAnsi="Times New Roman"/>
                <w:sz w:val="16"/>
                <w:szCs w:val="16"/>
              </w:rPr>
              <w:t xml:space="preserve"> over the first </w:t>
            </w:r>
            <w:r w:rsidRPr="00C9068F">
              <w:rPr>
                <w:rFonts w:ascii="Times New Roman" w:hAnsi="Times New Roman"/>
                <w:i/>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2AFCC219"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7CBE409"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Short-term Average </w:t>
            </w:r>
            <w:r w:rsidRPr="00C9068F">
              <w:rPr>
                <w:rFonts w:ascii="Times New Roman" w:hAnsi="Times New Roman"/>
                <w:i/>
                <w:sz w:val="16"/>
                <w:szCs w:val="16"/>
              </w:rPr>
              <w:t>SSB</w:t>
            </w:r>
          </w:p>
        </w:tc>
        <w:tc>
          <w:tcPr>
            <w:tcW w:w="1802" w:type="pct"/>
          </w:tcPr>
          <w:p w14:paraId="13F82D53" w14:textId="77777777" w:rsidR="009A3541" w:rsidRPr="00C9068F" w:rsidRDefault="00000000" w:rsidP="00D951E2">
            <w:pPr>
              <w:pStyle w:val="Compact"/>
              <w:rPr>
                <w:rFonts w:ascii="Times New Roman" w:eastAsia="Aptos" w:hAnsi="Times New Roman"/>
                <w:sz w:val="16"/>
                <w:szCs w:val="16"/>
              </w:rPr>
            </w:pPr>
            <m:oMathPara>
              <m:oMath>
                <m:f>
                  <m:fPr>
                    <m:ctrlPr>
                      <w:ins w:id="250"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k</m:t>
                    </m:r>
                  </m:den>
                </m:f>
                <m:nary>
                  <m:naryPr>
                    <m:chr m:val="∑"/>
                    <m:limLoc m:val="undOvr"/>
                    <m:ctrlPr>
                      <w:ins w:id="251"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sSup>
                      <m:sSupPr>
                        <m:ctrlPr>
                          <w:ins w:id="252" w:author="Chengxue Li" w:date="2026-01-19T17:00:00Z" w16du:dateUtc="2026-01-19T22:00:00Z">
                            <w:rPr>
                              <w:rFonts w:ascii="Cambria Math" w:hAnsi="Cambria Math"/>
                              <w:i/>
                              <w:sz w:val="16"/>
                              <w:szCs w:val="16"/>
                            </w:rPr>
                          </w:ins>
                        </m:ctrlPr>
                      </m:sSupPr>
                      <m:e>
                        <m:sSub>
                          <m:sSubPr>
                            <m:ctrlPr>
                              <w:ins w:id="253" w:author="Chengxue Li" w:date="2026-01-19T17:00:00Z" w16du:dateUtc="2026-01-19T22:00:00Z">
                                <w:rPr>
                                  <w:rFonts w:ascii="Cambria Math" w:hAnsi="Cambria Math"/>
                                  <w:i/>
                                  <w:sz w:val="16"/>
                                  <w:szCs w:val="16"/>
                                </w:rPr>
                              </w:ins>
                            </m:ctrlPr>
                          </m:sSubPr>
                          <m:e>
                            <m:r>
                              <w:rPr>
                                <w:rFonts w:ascii="Cambria Math" w:hAnsi="Cambria Math"/>
                                <w:sz w:val="16"/>
                                <w:szCs w:val="16"/>
                              </w:rPr>
                              <m:t>SSB</m:t>
                            </m:r>
                          </m:e>
                          <m:sub>
                            <m:r>
                              <w:rPr>
                                <w:rFonts w:ascii="Cambria Math" w:hAnsi="Cambria Math"/>
                                <w:sz w:val="16"/>
                                <w:szCs w:val="16"/>
                              </w:rPr>
                              <m:t>y</m:t>
                            </m:r>
                          </m:sub>
                        </m:sSub>
                      </m:e>
                      <m:sup>
                        <m:d>
                          <m:dPr>
                            <m:ctrlPr>
                              <w:ins w:id="254"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32EF8CE3"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w:t>
            </w:r>
            <w:r w:rsidRPr="00C9068F">
              <w:rPr>
                <w:rFonts w:ascii="Times New Roman" w:hAnsi="Times New Roman"/>
                <w:i/>
                <w:sz w:val="16"/>
                <w:szCs w:val="16"/>
              </w:rPr>
              <w:t>SSB</w:t>
            </w:r>
            <w:r w:rsidRPr="00C9068F">
              <w:rPr>
                <w:rFonts w:ascii="Times New Roman" w:hAnsi="Times New Roman"/>
                <w:sz w:val="16"/>
                <w:szCs w:val="16"/>
              </w:rPr>
              <w:t xml:space="preserve"> over the first </w:t>
            </w:r>
            <w:r w:rsidRPr="00C9068F">
              <w:rPr>
                <w:rFonts w:ascii="Times New Roman" w:hAnsi="Times New Roman"/>
                <w:i/>
                <w:sz w:val="16"/>
                <w:szCs w:val="16"/>
              </w:rPr>
              <w:t>k</w:t>
            </w:r>
            <w:r w:rsidRPr="00C9068F">
              <w:rPr>
                <w:rFonts w:ascii="Times New Roman" w:hAnsi="Times New Roman"/>
                <w:sz w:val="16"/>
                <w:szCs w:val="16"/>
              </w:rPr>
              <w:t xml:space="preserv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59B548C0" w14:textId="77777777" w:rsidTr="009A3541">
        <w:tblPrEx>
          <w:jc w:val="left"/>
        </w:tblPrEx>
        <w:tc>
          <w:tcPr>
            <w:tcW w:w="881" w:type="pct"/>
          </w:tcPr>
          <w:p w14:paraId="3DAF068F"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Long-term Average Catch</w:t>
            </w:r>
          </w:p>
        </w:tc>
        <w:tc>
          <w:tcPr>
            <w:tcW w:w="1802" w:type="pct"/>
          </w:tcPr>
          <w:p w14:paraId="7E9B6EBE" w14:textId="77777777" w:rsidR="009A3541" w:rsidRPr="00C9068F" w:rsidRDefault="00000000" w:rsidP="00D951E2">
            <w:pPr>
              <w:pStyle w:val="Compact"/>
              <w:rPr>
                <w:rFonts w:ascii="Times New Roman" w:hAnsi="Times New Roman"/>
                <w:sz w:val="16"/>
                <w:szCs w:val="16"/>
              </w:rPr>
            </w:pPr>
            <m:oMathPara>
              <m:oMathParaPr>
                <m:jc m:val="center"/>
              </m:oMathParaPr>
              <m:oMath>
                <m:f>
                  <m:fPr>
                    <m:ctrlPr>
                      <w:ins w:id="255"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m</m:t>
                    </m:r>
                  </m:den>
                </m:f>
                <m:nary>
                  <m:naryPr>
                    <m:chr m:val="∑"/>
                    <m:limLoc m:val="undOvr"/>
                    <m:ctrlPr>
                      <w:ins w:id="256"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sSup>
                      <m:sSupPr>
                        <m:ctrlPr>
                          <w:ins w:id="257" w:author="Chengxue Li" w:date="2026-01-19T17:00:00Z" w16du:dateUtc="2026-01-19T22:00:00Z">
                            <w:rPr>
                              <w:rFonts w:ascii="Cambria Math" w:hAnsi="Cambria Math"/>
                              <w:sz w:val="16"/>
                              <w:szCs w:val="16"/>
                            </w:rPr>
                          </w:ins>
                        </m:ctrlPr>
                      </m:sSupPr>
                      <m:e>
                        <m:sSub>
                          <m:sSubPr>
                            <m:ctrlPr>
                              <w:ins w:id="258"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Catch</m:t>
                            </m:r>
                          </m:e>
                          <m:sub>
                            <m:r>
                              <w:rPr>
                                <w:rFonts w:ascii="Cambria Math" w:hAnsi="Cambria Math"/>
                                <w:sz w:val="16"/>
                                <w:szCs w:val="16"/>
                              </w:rPr>
                              <m:t>y</m:t>
                            </m:r>
                          </m:sub>
                        </m:sSub>
                      </m:e>
                      <m:sup>
                        <m:r>
                          <w:rPr>
                            <w:rFonts w:ascii="Cambria Math" w:hAnsi="Cambria Math"/>
                            <w:sz w:val="16"/>
                            <w:szCs w:val="16"/>
                          </w:rPr>
                          <m:t>(t)</m:t>
                        </m:r>
                      </m:sup>
                    </m:sSup>
                  </m:e>
                </m:nary>
                <m:r>
                  <w:rPr>
                    <w:rFonts w:ascii="Cambria Math" w:hAnsi="Cambria Math"/>
                    <w:sz w:val="16"/>
                    <w:szCs w:val="16"/>
                  </w:rPr>
                  <m:t>|t=1,…,N</m:t>
                </m:r>
              </m:oMath>
            </m:oMathPara>
          </w:p>
        </w:tc>
        <w:tc>
          <w:tcPr>
            <w:tcW w:w="2317" w:type="pct"/>
          </w:tcPr>
          <w:p w14:paraId="2BF46436"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sz w:val="16"/>
                <w:szCs w:val="16"/>
              </w:rPr>
              <w:t xml:space="preserve">catch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51091A74"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1AB4E57D"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Long-term Average Fully Selected </w:t>
            </w:r>
            <w:r w:rsidRPr="00C9068F">
              <w:rPr>
                <w:rFonts w:ascii="Times New Roman" w:hAnsi="Times New Roman"/>
                <w:i/>
                <w:sz w:val="16"/>
                <w:szCs w:val="16"/>
              </w:rPr>
              <w:t>F</w:t>
            </w:r>
          </w:p>
        </w:tc>
        <w:tc>
          <w:tcPr>
            <w:tcW w:w="1802" w:type="pct"/>
          </w:tcPr>
          <w:p w14:paraId="28D4A9EE" w14:textId="77777777" w:rsidR="009A3541" w:rsidRPr="00C9068F" w:rsidRDefault="00000000" w:rsidP="00D951E2">
            <w:pPr>
              <w:pStyle w:val="Compact"/>
              <w:rPr>
                <w:rFonts w:ascii="Times New Roman" w:eastAsia="Aptos" w:hAnsi="Times New Roman"/>
                <w:sz w:val="16"/>
                <w:szCs w:val="16"/>
              </w:rPr>
            </w:pPr>
            <m:oMathPara>
              <m:oMath>
                <m:f>
                  <m:fPr>
                    <m:ctrlPr>
                      <w:ins w:id="259"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m</m:t>
                    </m:r>
                  </m:den>
                </m:f>
                <m:nary>
                  <m:naryPr>
                    <m:chr m:val="∑"/>
                    <m:limLoc m:val="undOvr"/>
                    <m:ctrlPr>
                      <w:ins w:id="260"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sSup>
                      <m:sSupPr>
                        <m:ctrlPr>
                          <w:ins w:id="261" w:author="Chengxue Li" w:date="2026-01-19T17:00:00Z" w16du:dateUtc="2026-01-19T22:00:00Z">
                            <w:rPr>
                              <w:rFonts w:ascii="Cambria Math" w:hAnsi="Cambria Math"/>
                              <w:sz w:val="16"/>
                              <w:szCs w:val="16"/>
                            </w:rPr>
                          </w:ins>
                        </m:ctrlPr>
                      </m:sSupPr>
                      <m:e>
                        <m:sSub>
                          <m:sSubPr>
                            <m:ctrlPr>
                              <w:ins w:id="262"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m:t>
                            </m:r>
                          </m:sub>
                        </m:sSub>
                      </m:e>
                      <m:sup>
                        <m:d>
                          <m:dPr>
                            <m:ctrlPr>
                              <w:ins w:id="263"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0187C7D0"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sz w:val="16"/>
                <w:szCs w:val="16"/>
              </w:rPr>
              <w:t xml:space="preserve">fully selected fishing mortality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345FF362" w14:textId="77777777" w:rsidTr="009A3541">
        <w:tblPrEx>
          <w:jc w:val="left"/>
        </w:tblPrEx>
        <w:tc>
          <w:tcPr>
            <w:tcW w:w="881" w:type="pct"/>
          </w:tcPr>
          <w:p w14:paraId="6548AE34"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Long-term Average </w:t>
            </w:r>
            <w:r w:rsidRPr="00C9068F">
              <w:rPr>
                <w:rFonts w:ascii="Times New Roman" w:hAnsi="Times New Roman"/>
                <w:i/>
                <w:sz w:val="16"/>
                <w:szCs w:val="16"/>
              </w:rPr>
              <w:t>SSB</w:t>
            </w:r>
          </w:p>
        </w:tc>
        <w:tc>
          <w:tcPr>
            <w:tcW w:w="1802" w:type="pct"/>
          </w:tcPr>
          <w:p w14:paraId="304FF2EF" w14:textId="77777777" w:rsidR="009A3541" w:rsidRPr="00C9068F" w:rsidRDefault="00000000" w:rsidP="00D951E2">
            <w:pPr>
              <w:pStyle w:val="Compact"/>
              <w:rPr>
                <w:rFonts w:ascii="Times New Roman" w:eastAsia="Aptos" w:hAnsi="Times New Roman"/>
                <w:sz w:val="16"/>
                <w:szCs w:val="16"/>
              </w:rPr>
            </w:pPr>
            <m:oMathPara>
              <m:oMath>
                <m:f>
                  <m:fPr>
                    <m:ctrlPr>
                      <w:ins w:id="264"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m</m:t>
                    </m:r>
                  </m:den>
                </m:f>
                <m:nary>
                  <m:naryPr>
                    <m:chr m:val="∑"/>
                    <m:limLoc m:val="undOvr"/>
                    <m:ctrlPr>
                      <w:ins w:id="265"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sSup>
                      <m:sSupPr>
                        <m:ctrlPr>
                          <w:ins w:id="266" w:author="Chengxue Li" w:date="2026-01-19T17:00:00Z" w16du:dateUtc="2026-01-19T22:00:00Z">
                            <w:rPr>
                              <w:rFonts w:ascii="Cambria Math" w:hAnsi="Cambria Math"/>
                              <w:sz w:val="16"/>
                              <w:szCs w:val="16"/>
                            </w:rPr>
                          </w:ins>
                        </m:ctrlPr>
                      </m:sSupPr>
                      <m:e>
                        <m:sSub>
                          <m:sSubPr>
                            <m:ctrlPr>
                              <w:ins w:id="267" w:author="Chengxue Li" w:date="2026-01-19T17:00:00Z" w16du:dateUtc="2026-01-19T22:00:00Z">
                                <w:rPr>
                                  <w:rFonts w:ascii="Cambria Math" w:hAnsi="Cambria Math"/>
                                  <w:sz w:val="16"/>
                                  <w:szCs w:val="16"/>
                                </w:rPr>
                              </w:ins>
                            </m:ctrlPr>
                          </m:sSubPr>
                          <m:e>
                            <m:r>
                              <w:rPr>
                                <w:rFonts w:ascii="Cambria Math" w:hAnsi="Cambria Math"/>
                                <w:sz w:val="16"/>
                                <w:szCs w:val="16"/>
                              </w:rPr>
                              <m:t>SSB</m:t>
                            </m:r>
                          </m:e>
                          <m:sub>
                            <m:r>
                              <w:rPr>
                                <w:rFonts w:ascii="Cambria Math" w:hAnsi="Cambria Math"/>
                                <w:sz w:val="16"/>
                                <w:szCs w:val="16"/>
                              </w:rPr>
                              <m:t>y</m:t>
                            </m:r>
                          </m:sub>
                        </m:sSub>
                      </m:e>
                      <m:sup>
                        <m:d>
                          <m:dPr>
                            <m:ctrlPr>
                              <w:ins w:id="268"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|t=1,…,N</m:t>
                    </m:r>
                  </m:e>
                </m:nary>
              </m:oMath>
            </m:oMathPara>
          </w:p>
        </w:tc>
        <w:tc>
          <w:tcPr>
            <w:tcW w:w="2317" w:type="pct"/>
          </w:tcPr>
          <w:p w14:paraId="06277FD6"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i/>
                <w:sz w:val="16"/>
                <w:szCs w:val="16"/>
              </w:rPr>
              <w:t>SSB</w:t>
            </w:r>
            <w:r w:rsidRPr="00C9068F">
              <w:rPr>
                <w:rFonts w:ascii="Times New Roman" w:hAnsi="Times New Roman"/>
                <w:sz w:val="16"/>
                <w:szCs w:val="16"/>
              </w:rPr>
              <w:t xml:space="preserve"> over the last </w:t>
            </w:r>
            <w:r w:rsidRPr="00C9068F">
              <w:rPr>
                <w:rFonts w:ascii="Times New Roman" w:hAnsi="Times New Roman"/>
                <w:i/>
                <w:sz w:val="16"/>
                <w:szCs w:val="16"/>
              </w:rPr>
              <w:t>m</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37ACC666"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008CABF"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Relative Difference in Short-term Average Catch</w:t>
            </w:r>
          </w:p>
        </w:tc>
        <w:tc>
          <w:tcPr>
            <w:tcW w:w="1802" w:type="pct"/>
          </w:tcPr>
          <w:p w14:paraId="4C56DA8D" w14:textId="77777777" w:rsidR="009A3541" w:rsidRPr="00C9068F" w:rsidRDefault="00000000" w:rsidP="00D951E2">
            <w:pPr>
              <w:pStyle w:val="Compact"/>
              <w:rPr>
                <w:rFonts w:ascii="Times New Roman" w:hAnsi="Times New Roman"/>
                <w:sz w:val="16"/>
                <w:szCs w:val="16"/>
              </w:rPr>
            </w:pPr>
            <m:oMathPara>
              <m:oMath>
                <m:f>
                  <m:fPr>
                    <m:ctrlPr>
                      <w:ins w:id="269"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k</m:t>
                    </m:r>
                  </m:den>
                </m:f>
                <m:nary>
                  <m:naryPr>
                    <m:chr m:val="∑"/>
                    <m:limLoc m:val="undOvr"/>
                    <m:ctrlPr>
                      <w:ins w:id="270"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r>
                      <w:rPr>
                        <w:rFonts w:ascii="Cambria Math" w:hAnsi="Cambria Math"/>
                        <w:sz w:val="16"/>
                        <w:szCs w:val="16"/>
                      </w:rPr>
                      <m:t>(</m:t>
                    </m:r>
                    <m:f>
                      <m:fPr>
                        <m:ctrlPr>
                          <w:ins w:id="271" w:author="Chengxue Li" w:date="2026-01-19T17:00:00Z" w16du:dateUtc="2026-01-19T22:00:00Z">
                            <w:rPr>
                              <w:rFonts w:ascii="Cambria Math" w:hAnsi="Cambria Math"/>
                              <w:sz w:val="16"/>
                              <w:szCs w:val="16"/>
                            </w:rPr>
                          </w:ins>
                        </m:ctrlPr>
                      </m:fPr>
                      <m:num>
                        <m:sSup>
                          <m:sSupPr>
                            <m:ctrlPr>
                              <w:ins w:id="272" w:author="Chengxue Li" w:date="2026-01-19T17:00:00Z" w16du:dateUtc="2026-01-19T22:00:00Z">
                                <w:rPr>
                                  <w:rFonts w:ascii="Cambria Math" w:hAnsi="Cambria Math"/>
                                  <w:sz w:val="16"/>
                                  <w:szCs w:val="16"/>
                                </w:rPr>
                              </w:ins>
                            </m:ctrlPr>
                          </m:sSupPr>
                          <m:e>
                            <m:sSub>
                              <m:sSubPr>
                                <m:ctrlPr>
                                  <w:ins w:id="273"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EM</m:t>
                                </m:r>
                              </m:sub>
                            </m:sSub>
                          </m:e>
                          <m:sup>
                            <m:d>
                              <m:dPr>
                                <m:ctrlPr>
                                  <w:ins w:id="274"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sSup>
                          <m:sSupPr>
                            <m:ctrlPr>
                              <w:ins w:id="275" w:author="Chengxue Li" w:date="2026-01-19T17:00:00Z" w16du:dateUtc="2026-01-19T22:00:00Z">
                                <w:rPr>
                                  <w:rFonts w:ascii="Cambria Math" w:hAnsi="Cambria Math"/>
                                  <w:sz w:val="16"/>
                                  <w:szCs w:val="16"/>
                                </w:rPr>
                              </w:ins>
                            </m:ctrlPr>
                          </m:sSupPr>
                          <m:e>
                            <m:sSub>
                              <m:sSubPr>
                                <m:ctrlPr>
                                  <w:ins w:id="276"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baseline</m:t>
                                </m:r>
                              </m:sub>
                            </m:sSub>
                          </m:e>
                          <m:sup>
                            <m:d>
                              <m:dPr>
                                <m:ctrlPr>
                                  <w:ins w:id="277"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num>
                      <m:den>
                        <m:sSup>
                          <m:sSupPr>
                            <m:ctrlPr>
                              <w:ins w:id="278" w:author="Chengxue Li" w:date="2026-01-19T17:00:00Z" w16du:dateUtc="2026-01-19T22:00:00Z">
                                <w:rPr>
                                  <w:rFonts w:ascii="Cambria Math" w:hAnsi="Cambria Math"/>
                                  <w:sz w:val="16"/>
                                  <w:szCs w:val="16"/>
                                </w:rPr>
                              </w:ins>
                            </m:ctrlPr>
                          </m:sSupPr>
                          <m:e>
                            <m:sSub>
                              <m:sSubPr>
                                <m:ctrlPr>
                                  <w:ins w:id="279"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Catch</m:t>
                                </m:r>
                              </m:e>
                              <m:sub>
                                <m:r>
                                  <w:rPr>
                                    <w:rFonts w:ascii="Cambria Math" w:hAnsi="Cambria Math"/>
                                    <w:sz w:val="16"/>
                                    <w:szCs w:val="16"/>
                                  </w:rPr>
                                  <m:t>y,EM</m:t>
                                </m:r>
                              </m:sub>
                            </m:sSub>
                          </m:e>
                          <m:sup>
                            <m:d>
                              <m:dPr>
                                <m:ctrlPr>
                                  <w:ins w:id="280"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3B0B32E8"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catch between a candidate EM and a baseline EM over the first </w:t>
            </w:r>
            <w:r w:rsidRPr="00C9068F">
              <w:rPr>
                <w:rFonts w:ascii="Times New Roman" w:hAnsi="Times New Roman"/>
                <w:i/>
                <w:iCs/>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7BDA8F42" w14:textId="77777777" w:rsidTr="009A3541">
        <w:tblPrEx>
          <w:jc w:val="left"/>
        </w:tblPrEx>
        <w:tc>
          <w:tcPr>
            <w:tcW w:w="881" w:type="pct"/>
          </w:tcPr>
          <w:p w14:paraId="7A4401E8"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Relative Difference in Short-term Average Fully Selected </w:t>
            </w:r>
            <w:r w:rsidRPr="00C9068F">
              <w:rPr>
                <w:rFonts w:ascii="Times New Roman" w:hAnsi="Times New Roman"/>
                <w:i/>
                <w:sz w:val="16"/>
                <w:szCs w:val="16"/>
              </w:rPr>
              <w:t>F</w:t>
            </w:r>
          </w:p>
        </w:tc>
        <w:tc>
          <w:tcPr>
            <w:tcW w:w="1802" w:type="pct"/>
          </w:tcPr>
          <w:p w14:paraId="1E0A0CBB" w14:textId="77777777" w:rsidR="009A3541" w:rsidRPr="00C9068F" w:rsidRDefault="00000000" w:rsidP="00D951E2">
            <w:pPr>
              <w:pStyle w:val="Compact"/>
              <w:rPr>
                <w:rFonts w:ascii="Times New Roman" w:hAnsi="Times New Roman"/>
                <w:sz w:val="16"/>
                <w:szCs w:val="16"/>
              </w:rPr>
            </w:pPr>
            <m:oMathPara>
              <m:oMath>
                <m:f>
                  <m:fPr>
                    <m:ctrlPr>
                      <w:ins w:id="281"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k</m:t>
                    </m:r>
                  </m:den>
                </m:f>
                <m:nary>
                  <m:naryPr>
                    <m:chr m:val="∑"/>
                    <m:limLoc m:val="undOvr"/>
                    <m:ctrlPr>
                      <w:ins w:id="282"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r>
                      <w:rPr>
                        <w:rFonts w:ascii="Cambria Math" w:hAnsi="Cambria Math"/>
                        <w:sz w:val="16"/>
                        <w:szCs w:val="16"/>
                      </w:rPr>
                      <m:t>(</m:t>
                    </m:r>
                    <m:f>
                      <m:fPr>
                        <m:ctrlPr>
                          <w:ins w:id="283" w:author="Chengxue Li" w:date="2026-01-19T17:00:00Z" w16du:dateUtc="2026-01-19T22:00:00Z">
                            <w:rPr>
                              <w:rFonts w:ascii="Cambria Math" w:hAnsi="Cambria Math"/>
                              <w:sz w:val="16"/>
                              <w:szCs w:val="16"/>
                            </w:rPr>
                          </w:ins>
                        </m:ctrlPr>
                      </m:fPr>
                      <m:num>
                        <m:sSup>
                          <m:sSupPr>
                            <m:ctrlPr>
                              <w:ins w:id="284" w:author="Chengxue Li" w:date="2026-01-19T17:00:00Z" w16du:dateUtc="2026-01-19T22:00:00Z">
                                <w:rPr>
                                  <w:rFonts w:ascii="Cambria Math" w:hAnsi="Cambria Math"/>
                                  <w:sz w:val="16"/>
                                  <w:szCs w:val="16"/>
                                </w:rPr>
                              </w:ins>
                            </m:ctrlPr>
                          </m:sSupPr>
                          <m:e>
                            <m:sSub>
                              <m:sSubPr>
                                <m:ctrlPr>
                                  <w:ins w:id="285"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EM</m:t>
                                </m:r>
                              </m:sub>
                            </m:sSub>
                          </m:e>
                          <m:sup>
                            <m:d>
                              <m:dPr>
                                <m:ctrlPr>
                                  <w:ins w:id="286"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sSup>
                          <m:sSupPr>
                            <m:ctrlPr>
                              <w:ins w:id="287" w:author="Chengxue Li" w:date="2026-01-19T17:00:00Z" w16du:dateUtc="2026-01-19T22:00:00Z">
                                <w:rPr>
                                  <w:rFonts w:ascii="Cambria Math" w:hAnsi="Cambria Math"/>
                                  <w:sz w:val="16"/>
                                  <w:szCs w:val="16"/>
                                </w:rPr>
                              </w:ins>
                            </m:ctrlPr>
                          </m:sSupPr>
                          <m:e>
                            <m:sSub>
                              <m:sSubPr>
                                <m:ctrlPr>
                                  <w:ins w:id="288"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baseline</m:t>
                                </m:r>
                              </m:sub>
                            </m:sSub>
                          </m:e>
                          <m:sup>
                            <m:d>
                              <m:dPr>
                                <m:ctrlPr>
                                  <w:ins w:id="289"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num>
                      <m:den>
                        <m:sSup>
                          <m:sSupPr>
                            <m:ctrlPr>
                              <w:ins w:id="290" w:author="Chengxue Li" w:date="2026-01-19T17:00:00Z" w16du:dateUtc="2026-01-19T22:00:00Z">
                                <w:rPr>
                                  <w:rFonts w:ascii="Cambria Math" w:hAnsi="Cambria Math"/>
                                  <w:sz w:val="16"/>
                                  <w:szCs w:val="16"/>
                                </w:rPr>
                              </w:ins>
                            </m:ctrlPr>
                          </m:sSupPr>
                          <m:e>
                            <m:sSub>
                              <m:sSubPr>
                                <m:ctrlPr>
                                  <w:ins w:id="291"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y,EM</m:t>
                                </m:r>
                              </m:sub>
                            </m:sSub>
                          </m:e>
                          <m:sup>
                            <m:d>
                              <m:dPr>
                                <m:ctrlPr>
                                  <w:ins w:id="292"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029727B2"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w:t>
            </w:r>
            <w:r w:rsidRPr="00C9068F">
              <w:rPr>
                <w:rFonts w:ascii="Times New Roman" w:hAnsi="Times New Roman"/>
                <w:i/>
                <w:sz w:val="16"/>
                <w:szCs w:val="16"/>
              </w:rPr>
              <w:t>F</w:t>
            </w:r>
            <w:r w:rsidRPr="00C9068F">
              <w:rPr>
                <w:rFonts w:ascii="Times New Roman" w:hAnsi="Times New Roman"/>
                <w:sz w:val="16"/>
                <w:szCs w:val="16"/>
              </w:rPr>
              <w:t xml:space="preserve"> between a candidate EM and a baseline EM over the first </w:t>
            </w:r>
            <w:r w:rsidRPr="00C9068F">
              <w:rPr>
                <w:rFonts w:ascii="Times New Roman" w:hAnsi="Times New Roman"/>
                <w:i/>
                <w:iCs/>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2D3AA4D1"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0AB6CEA5"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Relative Difference in Short-term Average </w:t>
            </w:r>
            <w:r w:rsidRPr="00C9068F">
              <w:rPr>
                <w:rFonts w:ascii="Times New Roman" w:hAnsi="Times New Roman"/>
                <w:i/>
                <w:sz w:val="16"/>
                <w:szCs w:val="16"/>
              </w:rPr>
              <w:t>SSB</w:t>
            </w:r>
          </w:p>
        </w:tc>
        <w:tc>
          <w:tcPr>
            <w:tcW w:w="1802" w:type="pct"/>
          </w:tcPr>
          <w:p w14:paraId="22223722" w14:textId="77777777" w:rsidR="009A3541" w:rsidRPr="00C9068F" w:rsidRDefault="00000000" w:rsidP="00D951E2">
            <w:pPr>
              <w:pStyle w:val="Compact"/>
              <w:rPr>
                <w:rFonts w:ascii="Times New Roman" w:hAnsi="Times New Roman"/>
                <w:sz w:val="16"/>
                <w:szCs w:val="16"/>
              </w:rPr>
            </w:pPr>
            <m:oMathPara>
              <m:oMath>
                <m:f>
                  <m:fPr>
                    <m:ctrlPr>
                      <w:ins w:id="293"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k</m:t>
                    </m:r>
                  </m:den>
                </m:f>
                <m:nary>
                  <m:naryPr>
                    <m:chr m:val="∑"/>
                    <m:limLoc m:val="undOvr"/>
                    <m:ctrlPr>
                      <w:ins w:id="294"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k</m:t>
                    </m:r>
                  </m:sup>
                  <m:e>
                    <m:r>
                      <w:rPr>
                        <w:rFonts w:ascii="Cambria Math" w:hAnsi="Cambria Math"/>
                        <w:sz w:val="16"/>
                        <w:szCs w:val="16"/>
                      </w:rPr>
                      <m:t>(</m:t>
                    </m:r>
                    <m:f>
                      <m:fPr>
                        <m:ctrlPr>
                          <w:ins w:id="295" w:author="Chengxue Li" w:date="2026-01-19T17:00:00Z" w16du:dateUtc="2026-01-19T22:00:00Z">
                            <w:rPr>
                              <w:rFonts w:ascii="Cambria Math" w:hAnsi="Cambria Math"/>
                              <w:sz w:val="16"/>
                              <w:szCs w:val="16"/>
                            </w:rPr>
                          </w:ins>
                        </m:ctrlPr>
                      </m:fPr>
                      <m:num>
                        <m:sSup>
                          <m:sSupPr>
                            <m:ctrlPr>
                              <w:ins w:id="296" w:author="Chengxue Li" w:date="2026-01-19T17:00:00Z" w16du:dateUtc="2026-01-19T22:00:00Z">
                                <w:rPr>
                                  <w:rFonts w:ascii="Cambria Math" w:hAnsi="Cambria Math"/>
                                  <w:sz w:val="16"/>
                                  <w:szCs w:val="16"/>
                                </w:rPr>
                              </w:ins>
                            </m:ctrlPr>
                          </m:sSupPr>
                          <m:e>
                            <m:sSub>
                              <m:sSubPr>
                                <m:ctrlPr>
                                  <w:ins w:id="297" w:author="Chengxue Li" w:date="2026-01-19T17:00:00Z" w16du:dateUtc="2026-01-19T22:00:00Z">
                                    <w:rPr>
                                      <w:rFonts w:ascii="Cambria Math" w:hAnsi="Cambria Math"/>
                                      <w:sz w:val="16"/>
                                      <w:szCs w:val="16"/>
                                    </w:rPr>
                                  </w:ins>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EM</m:t>
                                </m:r>
                              </m:sub>
                            </m:sSub>
                          </m:e>
                          <m:sup>
                            <m:d>
                              <m:dPr>
                                <m:ctrlPr>
                                  <w:ins w:id="298"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sSup>
                          <m:sSupPr>
                            <m:ctrlPr>
                              <w:ins w:id="299" w:author="Chengxue Li" w:date="2026-01-19T17:00:00Z" w16du:dateUtc="2026-01-19T22:00:00Z">
                                <w:rPr>
                                  <w:rFonts w:ascii="Cambria Math" w:hAnsi="Cambria Math"/>
                                  <w:sz w:val="16"/>
                                  <w:szCs w:val="16"/>
                                </w:rPr>
                              </w:ins>
                            </m:ctrlPr>
                          </m:sSupPr>
                          <m:e>
                            <m:sSub>
                              <m:sSubPr>
                                <m:ctrlPr>
                                  <w:ins w:id="300" w:author="Chengxue Li" w:date="2026-01-19T17:00:00Z" w16du:dateUtc="2026-01-19T22:00:00Z">
                                    <w:rPr>
                                      <w:rFonts w:ascii="Cambria Math" w:hAnsi="Cambria Math"/>
                                      <w:sz w:val="16"/>
                                      <w:szCs w:val="16"/>
                                    </w:rPr>
                                  </w:ins>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baseline</m:t>
                                </m:r>
                              </m:sub>
                            </m:sSub>
                          </m:e>
                          <m:sup>
                            <m:d>
                              <m:dPr>
                                <m:ctrlPr>
                                  <w:ins w:id="301"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num>
                      <m:den>
                        <m:sSup>
                          <m:sSupPr>
                            <m:ctrlPr>
                              <w:ins w:id="302" w:author="Chengxue Li" w:date="2026-01-19T17:00:00Z" w16du:dateUtc="2026-01-19T22:00:00Z">
                                <w:rPr>
                                  <w:rFonts w:ascii="Cambria Math" w:hAnsi="Cambria Math"/>
                                  <w:sz w:val="16"/>
                                  <w:szCs w:val="16"/>
                                </w:rPr>
                              </w:ins>
                            </m:ctrlPr>
                          </m:sSupPr>
                          <m:e>
                            <m:sSub>
                              <m:sSubPr>
                                <m:ctrlPr>
                                  <w:ins w:id="303" w:author="Chengxue Li" w:date="2026-01-19T17:00:00Z" w16du:dateUtc="2026-01-19T22:00:00Z">
                                    <w:rPr>
                                      <w:rFonts w:ascii="Cambria Math" w:hAnsi="Cambria Math"/>
                                      <w:sz w:val="16"/>
                                      <w:szCs w:val="16"/>
                                    </w:rPr>
                                  </w:ins>
                                </m:ctrlPr>
                              </m:sSubPr>
                              <m:e>
                                <m:r>
                                  <w:rPr>
                                    <w:rFonts w:ascii="Cambria Math" w:hAnsi="Cambria Math"/>
                                    <w:sz w:val="16"/>
                                    <w:szCs w:val="16"/>
                                  </w:rPr>
                                  <m:t>SSB</m:t>
                                </m:r>
                              </m:e>
                              <m:sub>
                                <m:r>
                                  <w:rPr>
                                    <w:rFonts w:ascii="Cambria Math" w:hAnsi="Cambria Math"/>
                                    <w:sz w:val="16"/>
                                    <w:szCs w:val="16"/>
                                  </w:rPr>
                                  <m:t>y,EM</m:t>
                                </m:r>
                              </m:sub>
                            </m:sSub>
                          </m:e>
                          <m:sup>
                            <m:d>
                              <m:dPr>
                                <m:ctrlPr>
                                  <w:ins w:id="304"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15A9C6C1"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 xml:space="preserve">Average </w:t>
            </w:r>
            <w:r w:rsidRPr="00C9068F">
              <w:rPr>
                <w:rFonts w:ascii="Times New Roman" w:hAnsi="Times New Roman"/>
                <w:sz w:val="16"/>
                <w:szCs w:val="16"/>
              </w:rPr>
              <w:t xml:space="preserve">relative differences in </w:t>
            </w:r>
            <w:r w:rsidRPr="00C9068F">
              <w:rPr>
                <w:rFonts w:ascii="Times New Roman" w:hAnsi="Times New Roman"/>
                <w:i/>
                <w:sz w:val="16"/>
                <w:szCs w:val="16"/>
              </w:rPr>
              <w:t xml:space="preserve">SSB </w:t>
            </w:r>
            <w:r w:rsidRPr="00C9068F">
              <w:rPr>
                <w:rFonts w:ascii="Times New Roman" w:hAnsi="Times New Roman"/>
                <w:sz w:val="16"/>
                <w:szCs w:val="16"/>
              </w:rPr>
              <w:t xml:space="preserve">between a candidate EM and a baseline EM over the first </w:t>
            </w:r>
            <w:r w:rsidRPr="00C9068F">
              <w:rPr>
                <w:rFonts w:ascii="Times New Roman" w:hAnsi="Times New Roman"/>
                <w:i/>
                <w:iCs/>
                <w:sz w:val="16"/>
                <w:szCs w:val="16"/>
              </w:rPr>
              <w:t>k</w:t>
            </w:r>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493E745D" w14:textId="77777777" w:rsidTr="009A3541">
        <w:tblPrEx>
          <w:jc w:val="left"/>
        </w:tblPrEx>
        <w:tc>
          <w:tcPr>
            <w:tcW w:w="881" w:type="pct"/>
          </w:tcPr>
          <w:p w14:paraId="3DD1C370"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Relative Difference in Long-term Average Catch</w:t>
            </w:r>
          </w:p>
        </w:tc>
        <w:tc>
          <w:tcPr>
            <w:tcW w:w="1802" w:type="pct"/>
          </w:tcPr>
          <w:p w14:paraId="33436D8A" w14:textId="77777777" w:rsidR="009A3541" w:rsidRPr="00C9068F" w:rsidRDefault="00000000" w:rsidP="00D951E2">
            <w:pPr>
              <w:pStyle w:val="Compact"/>
              <w:rPr>
                <w:rFonts w:ascii="Times New Roman" w:hAnsi="Times New Roman"/>
                <w:sz w:val="16"/>
                <w:szCs w:val="16"/>
              </w:rPr>
            </w:pPr>
            <m:oMathPara>
              <m:oMath>
                <m:f>
                  <m:fPr>
                    <m:ctrlPr>
                      <w:ins w:id="305"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m</m:t>
                    </m:r>
                  </m:den>
                </m:f>
                <m:nary>
                  <m:naryPr>
                    <m:chr m:val="∑"/>
                    <m:limLoc m:val="undOvr"/>
                    <m:ctrlPr>
                      <w:ins w:id="306"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r>
                      <w:rPr>
                        <w:rFonts w:ascii="Cambria Math" w:hAnsi="Cambria Math"/>
                        <w:sz w:val="16"/>
                        <w:szCs w:val="16"/>
                      </w:rPr>
                      <m:t>(</m:t>
                    </m:r>
                    <m:f>
                      <m:fPr>
                        <m:ctrlPr>
                          <w:ins w:id="307" w:author="Chengxue Li" w:date="2026-01-19T17:00:00Z" w16du:dateUtc="2026-01-19T22:00:00Z">
                            <w:rPr>
                              <w:rFonts w:ascii="Cambria Math" w:hAnsi="Cambria Math"/>
                              <w:sz w:val="16"/>
                              <w:szCs w:val="16"/>
                            </w:rPr>
                          </w:ins>
                        </m:ctrlPr>
                      </m:fPr>
                      <m:num>
                        <m:sSup>
                          <m:sSupPr>
                            <m:ctrlPr>
                              <w:ins w:id="308" w:author="Chengxue Li" w:date="2026-01-19T17:00:00Z" w16du:dateUtc="2026-01-19T22:00:00Z">
                                <w:rPr>
                                  <w:rFonts w:ascii="Cambria Math" w:hAnsi="Cambria Math"/>
                                  <w:sz w:val="16"/>
                                  <w:szCs w:val="16"/>
                                </w:rPr>
                              </w:ins>
                            </m:ctrlPr>
                          </m:sSupPr>
                          <m:e>
                            <m:sSub>
                              <m:sSubPr>
                                <m:ctrlPr>
                                  <w:ins w:id="309"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EM</m:t>
                                </m:r>
                              </m:sub>
                            </m:sSub>
                          </m:e>
                          <m:sup>
                            <m:d>
                              <m:dPr>
                                <m:ctrlPr>
                                  <w:ins w:id="310"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sSup>
                          <m:sSupPr>
                            <m:ctrlPr>
                              <w:ins w:id="311" w:author="Chengxue Li" w:date="2026-01-19T17:00:00Z" w16du:dateUtc="2026-01-19T22:00:00Z">
                                <w:rPr>
                                  <w:rFonts w:ascii="Cambria Math" w:hAnsi="Cambria Math"/>
                                  <w:sz w:val="16"/>
                                  <w:szCs w:val="16"/>
                                </w:rPr>
                              </w:ins>
                            </m:ctrlPr>
                          </m:sSupPr>
                          <m:e>
                            <m:sSub>
                              <m:sSubPr>
                                <m:ctrlPr>
                                  <w:ins w:id="312"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Catch</m:t>
                                </m:r>
                              </m:e>
                              <m:sub>
                                <m:r>
                                  <w:rPr>
                                    <w:rFonts w:ascii="Cambria Math" w:hAnsi="Cambria Math"/>
                                    <w:sz w:val="16"/>
                                    <w:szCs w:val="16"/>
                                  </w:rPr>
                                  <m:t>y,</m:t>
                                </m:r>
                                <m:r>
                                  <m:rPr>
                                    <m:sty m:val="p"/>
                                  </m:rPr>
                                  <w:rPr>
                                    <w:rFonts w:ascii="Cambria Math" w:hAnsi="Cambria Math"/>
                                    <w:sz w:val="16"/>
                                    <w:szCs w:val="16"/>
                                  </w:rPr>
                                  <m:t>baseline</m:t>
                                </m:r>
                              </m:sub>
                            </m:sSub>
                          </m:e>
                          <m:sup>
                            <m:d>
                              <m:dPr>
                                <m:ctrlPr>
                                  <w:ins w:id="313"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num>
                      <m:den>
                        <m:sSup>
                          <m:sSupPr>
                            <m:ctrlPr>
                              <w:ins w:id="314" w:author="Chengxue Li" w:date="2026-01-19T17:00:00Z" w16du:dateUtc="2026-01-19T22:00:00Z">
                                <w:rPr>
                                  <w:rFonts w:ascii="Cambria Math" w:hAnsi="Cambria Math"/>
                                  <w:sz w:val="16"/>
                                  <w:szCs w:val="16"/>
                                </w:rPr>
                              </w:ins>
                            </m:ctrlPr>
                          </m:sSupPr>
                          <m:e>
                            <m:sSub>
                              <m:sSubPr>
                                <m:ctrlPr>
                                  <w:ins w:id="315"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Catch</m:t>
                                </m:r>
                              </m:e>
                              <m:sub>
                                <m:r>
                                  <w:rPr>
                                    <w:rFonts w:ascii="Cambria Math" w:hAnsi="Cambria Math"/>
                                    <w:sz w:val="16"/>
                                    <w:szCs w:val="16"/>
                                  </w:rPr>
                                  <m:t>y,EM</m:t>
                                </m:r>
                              </m:sub>
                            </m:sSub>
                          </m:e>
                          <m:sup>
                            <m:d>
                              <m:dPr>
                                <m:ctrlPr>
                                  <w:ins w:id="316"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3CCE1668"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Catch between a candidate EM and a baseline EM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4A555D96"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7C02F2CA"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Relative Difference in Long-term Average Fully Selected </w:t>
            </w:r>
            <w:r w:rsidRPr="00C9068F">
              <w:rPr>
                <w:rFonts w:ascii="Times New Roman" w:hAnsi="Times New Roman"/>
                <w:i/>
                <w:sz w:val="16"/>
                <w:szCs w:val="16"/>
              </w:rPr>
              <w:t>F</w:t>
            </w:r>
          </w:p>
        </w:tc>
        <w:tc>
          <w:tcPr>
            <w:tcW w:w="1802" w:type="pct"/>
          </w:tcPr>
          <w:p w14:paraId="18293BE0" w14:textId="77777777" w:rsidR="009A3541" w:rsidRPr="00C9068F" w:rsidRDefault="00000000" w:rsidP="00D951E2">
            <w:pPr>
              <w:pStyle w:val="Compact"/>
              <w:rPr>
                <w:rFonts w:ascii="Times New Roman" w:hAnsi="Times New Roman"/>
                <w:sz w:val="16"/>
                <w:szCs w:val="16"/>
              </w:rPr>
            </w:pPr>
            <m:oMathPara>
              <m:oMath>
                <m:f>
                  <m:fPr>
                    <m:ctrlPr>
                      <w:ins w:id="317"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m</m:t>
                    </m:r>
                  </m:den>
                </m:f>
                <m:nary>
                  <m:naryPr>
                    <m:chr m:val="∑"/>
                    <m:limLoc m:val="undOvr"/>
                    <m:ctrlPr>
                      <w:ins w:id="318"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r>
                      <w:rPr>
                        <w:rFonts w:ascii="Cambria Math" w:hAnsi="Cambria Math"/>
                        <w:sz w:val="16"/>
                        <w:szCs w:val="16"/>
                      </w:rPr>
                      <m:t>(</m:t>
                    </m:r>
                    <m:f>
                      <m:fPr>
                        <m:ctrlPr>
                          <w:ins w:id="319" w:author="Chengxue Li" w:date="2026-01-19T17:00:00Z" w16du:dateUtc="2026-01-19T22:00:00Z">
                            <w:rPr>
                              <w:rFonts w:ascii="Cambria Math" w:hAnsi="Cambria Math"/>
                              <w:sz w:val="16"/>
                              <w:szCs w:val="16"/>
                            </w:rPr>
                          </w:ins>
                        </m:ctrlPr>
                      </m:fPr>
                      <m:num>
                        <m:sSup>
                          <m:sSupPr>
                            <m:ctrlPr>
                              <w:ins w:id="320" w:author="Chengxue Li" w:date="2026-01-19T17:00:00Z" w16du:dateUtc="2026-01-19T22:00:00Z">
                                <w:rPr>
                                  <w:rFonts w:ascii="Cambria Math" w:hAnsi="Cambria Math"/>
                                  <w:sz w:val="16"/>
                                  <w:szCs w:val="16"/>
                                </w:rPr>
                              </w:ins>
                            </m:ctrlPr>
                          </m:sSupPr>
                          <m:e>
                            <m:sSub>
                              <m:sSubPr>
                                <m:ctrlPr>
                                  <w:ins w:id="321"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EM</m:t>
                                </m:r>
                              </m:sub>
                            </m:sSub>
                          </m:e>
                          <m:sup>
                            <m:d>
                              <m:dPr>
                                <m:ctrlPr>
                                  <w:ins w:id="322"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sSup>
                          <m:sSupPr>
                            <m:ctrlPr>
                              <w:ins w:id="323" w:author="Chengxue Li" w:date="2026-01-19T17:00:00Z" w16du:dateUtc="2026-01-19T22:00:00Z">
                                <w:rPr>
                                  <w:rFonts w:ascii="Cambria Math" w:hAnsi="Cambria Math"/>
                                  <w:sz w:val="16"/>
                                  <w:szCs w:val="16"/>
                                </w:rPr>
                              </w:ins>
                            </m:ctrlPr>
                          </m:sSupPr>
                          <m:e>
                            <m:sSub>
                              <m:sSubPr>
                                <m:ctrlPr>
                                  <w:ins w:id="324"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m:t>
                                </m:r>
                                <m:r>
                                  <m:rPr>
                                    <m:sty m:val="p"/>
                                  </m:rPr>
                                  <w:rPr>
                                    <w:rFonts w:ascii="Cambria Math" w:hAnsi="Cambria Math"/>
                                    <w:sz w:val="16"/>
                                    <w:szCs w:val="16"/>
                                  </w:rPr>
                                  <m:t>baseline</m:t>
                                </m:r>
                              </m:sub>
                            </m:sSub>
                          </m:e>
                          <m:sup>
                            <m:d>
                              <m:dPr>
                                <m:ctrlPr>
                                  <w:ins w:id="325"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num>
                      <m:den>
                        <m:sSup>
                          <m:sSupPr>
                            <m:ctrlPr>
                              <w:ins w:id="326" w:author="Chengxue Li" w:date="2026-01-19T17:00:00Z" w16du:dateUtc="2026-01-19T22:00:00Z">
                                <w:rPr>
                                  <w:rFonts w:ascii="Cambria Math" w:hAnsi="Cambria Math"/>
                                  <w:sz w:val="16"/>
                                  <w:szCs w:val="16"/>
                                </w:rPr>
                              </w:ins>
                            </m:ctrlPr>
                          </m:sSupPr>
                          <m:e>
                            <m:sSub>
                              <m:sSubPr>
                                <m:ctrlPr>
                                  <w:ins w:id="327"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y,EM</m:t>
                                </m:r>
                              </m:sub>
                            </m:sSub>
                          </m:e>
                          <m:sup>
                            <m:d>
                              <m:dPr>
                                <m:ctrlPr>
                                  <w:ins w:id="328"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00EACA09"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w:t>
            </w:r>
            <w:r w:rsidRPr="00C9068F">
              <w:rPr>
                <w:rFonts w:ascii="Times New Roman" w:hAnsi="Times New Roman"/>
                <w:i/>
                <w:sz w:val="16"/>
                <w:szCs w:val="16"/>
              </w:rPr>
              <w:t xml:space="preserve">F </w:t>
            </w:r>
            <w:r w:rsidRPr="00C9068F">
              <w:rPr>
                <w:rFonts w:ascii="Times New Roman" w:hAnsi="Times New Roman"/>
                <w:sz w:val="16"/>
                <w:szCs w:val="16"/>
              </w:rPr>
              <w:t xml:space="preserve">between a candidate EM and a baseline EM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49373367" w14:textId="77777777" w:rsidTr="009A3541">
        <w:tblPrEx>
          <w:jc w:val="left"/>
        </w:tblPrEx>
        <w:tc>
          <w:tcPr>
            <w:tcW w:w="881" w:type="pct"/>
          </w:tcPr>
          <w:p w14:paraId="47F424AD" w14:textId="016F1CB6"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Relative Difference in Long-term Average </w:t>
            </w:r>
            <w:r w:rsidRPr="00C9068F">
              <w:rPr>
                <w:rFonts w:ascii="Times New Roman" w:hAnsi="Times New Roman"/>
                <w:i/>
                <w:sz w:val="16"/>
                <w:szCs w:val="16"/>
              </w:rPr>
              <w:t>SSB</w:t>
            </w:r>
          </w:p>
        </w:tc>
        <w:tc>
          <w:tcPr>
            <w:tcW w:w="1802" w:type="pct"/>
          </w:tcPr>
          <w:p w14:paraId="7C2FD656" w14:textId="77777777" w:rsidR="009A3541" w:rsidRPr="00C9068F" w:rsidRDefault="00000000" w:rsidP="00D951E2">
            <w:pPr>
              <w:pStyle w:val="Compact"/>
              <w:rPr>
                <w:rFonts w:ascii="Times New Roman" w:hAnsi="Times New Roman"/>
                <w:sz w:val="16"/>
                <w:szCs w:val="16"/>
              </w:rPr>
            </w:pPr>
            <m:oMathPara>
              <m:oMath>
                <m:f>
                  <m:fPr>
                    <m:ctrlPr>
                      <w:ins w:id="329"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m</m:t>
                    </m:r>
                  </m:den>
                </m:f>
                <m:nary>
                  <m:naryPr>
                    <m:chr m:val="∑"/>
                    <m:limLoc m:val="undOvr"/>
                    <m:ctrlPr>
                      <w:ins w:id="330"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n-m+1</m:t>
                    </m:r>
                  </m:sub>
                  <m:sup>
                    <m:r>
                      <w:rPr>
                        <w:rFonts w:ascii="Cambria Math" w:hAnsi="Cambria Math"/>
                        <w:sz w:val="16"/>
                        <w:szCs w:val="16"/>
                      </w:rPr>
                      <m:t>n</m:t>
                    </m:r>
                  </m:sup>
                  <m:e>
                    <m:r>
                      <w:rPr>
                        <w:rFonts w:ascii="Cambria Math" w:hAnsi="Cambria Math"/>
                        <w:sz w:val="16"/>
                        <w:szCs w:val="16"/>
                      </w:rPr>
                      <m:t>(</m:t>
                    </m:r>
                    <m:f>
                      <m:fPr>
                        <m:ctrlPr>
                          <w:ins w:id="331" w:author="Chengxue Li" w:date="2026-01-19T17:00:00Z" w16du:dateUtc="2026-01-19T22:00:00Z">
                            <w:rPr>
                              <w:rFonts w:ascii="Cambria Math" w:hAnsi="Cambria Math"/>
                              <w:sz w:val="16"/>
                              <w:szCs w:val="16"/>
                            </w:rPr>
                          </w:ins>
                        </m:ctrlPr>
                      </m:fPr>
                      <m:num>
                        <m:sSup>
                          <m:sSupPr>
                            <m:ctrlPr>
                              <w:ins w:id="332" w:author="Chengxue Li" w:date="2026-01-19T17:00:00Z" w16du:dateUtc="2026-01-19T22:00:00Z">
                                <w:rPr>
                                  <w:rFonts w:ascii="Cambria Math" w:hAnsi="Cambria Math"/>
                                  <w:sz w:val="16"/>
                                  <w:szCs w:val="16"/>
                                </w:rPr>
                              </w:ins>
                            </m:ctrlPr>
                          </m:sSupPr>
                          <m:e>
                            <m:sSub>
                              <m:sSubPr>
                                <m:ctrlPr>
                                  <w:ins w:id="333" w:author="Chengxue Li" w:date="2026-01-19T17:00:00Z" w16du:dateUtc="2026-01-19T22:00:00Z">
                                    <w:rPr>
                                      <w:rFonts w:ascii="Cambria Math" w:hAnsi="Cambria Math"/>
                                      <w:sz w:val="16"/>
                                      <w:szCs w:val="16"/>
                                    </w:rPr>
                                  </w:ins>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EM</m:t>
                                </m:r>
                              </m:sub>
                            </m:sSub>
                          </m:e>
                          <m:sup>
                            <m:d>
                              <m:dPr>
                                <m:ctrlPr>
                                  <w:ins w:id="334"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sSup>
                          <m:sSupPr>
                            <m:ctrlPr>
                              <w:ins w:id="335" w:author="Chengxue Li" w:date="2026-01-19T17:00:00Z" w16du:dateUtc="2026-01-19T22:00:00Z">
                                <w:rPr>
                                  <w:rFonts w:ascii="Cambria Math" w:hAnsi="Cambria Math"/>
                                  <w:sz w:val="16"/>
                                  <w:szCs w:val="16"/>
                                </w:rPr>
                              </w:ins>
                            </m:ctrlPr>
                          </m:sSupPr>
                          <m:e>
                            <m:sSub>
                              <m:sSubPr>
                                <m:ctrlPr>
                                  <w:ins w:id="336" w:author="Chengxue Li" w:date="2026-01-19T17:00:00Z" w16du:dateUtc="2026-01-19T22:00:00Z">
                                    <w:rPr>
                                      <w:rFonts w:ascii="Cambria Math" w:hAnsi="Cambria Math"/>
                                      <w:sz w:val="16"/>
                                      <w:szCs w:val="16"/>
                                    </w:rPr>
                                  </w:ins>
                                </m:ctrlPr>
                              </m:sSubPr>
                              <m:e>
                                <m:r>
                                  <w:rPr>
                                    <w:rFonts w:ascii="Cambria Math" w:hAnsi="Cambria Math"/>
                                    <w:sz w:val="16"/>
                                    <w:szCs w:val="16"/>
                                  </w:rPr>
                                  <m:t>SSB</m:t>
                                </m:r>
                              </m:e>
                              <m:sub>
                                <m:r>
                                  <w:rPr>
                                    <w:rFonts w:ascii="Cambria Math" w:hAnsi="Cambria Math"/>
                                    <w:sz w:val="16"/>
                                    <w:szCs w:val="16"/>
                                  </w:rPr>
                                  <m:t>y,</m:t>
                                </m:r>
                                <m:r>
                                  <m:rPr>
                                    <m:sty m:val="p"/>
                                  </m:rPr>
                                  <w:rPr>
                                    <w:rFonts w:ascii="Cambria Math" w:hAnsi="Cambria Math"/>
                                    <w:sz w:val="16"/>
                                    <w:szCs w:val="16"/>
                                  </w:rPr>
                                  <m:t>baseline</m:t>
                                </m:r>
                              </m:sub>
                            </m:sSub>
                          </m:e>
                          <m:sup>
                            <m:d>
                              <m:dPr>
                                <m:ctrlPr>
                                  <w:ins w:id="337"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num>
                      <m:den>
                        <m:sSup>
                          <m:sSupPr>
                            <m:ctrlPr>
                              <w:ins w:id="338" w:author="Chengxue Li" w:date="2026-01-19T17:00:00Z" w16du:dateUtc="2026-01-19T22:00:00Z">
                                <w:rPr>
                                  <w:rFonts w:ascii="Cambria Math" w:hAnsi="Cambria Math"/>
                                  <w:sz w:val="16"/>
                                  <w:szCs w:val="16"/>
                                </w:rPr>
                              </w:ins>
                            </m:ctrlPr>
                          </m:sSupPr>
                          <m:e>
                            <m:sSub>
                              <m:sSubPr>
                                <m:ctrlPr>
                                  <w:ins w:id="339" w:author="Chengxue Li" w:date="2026-01-19T17:00:00Z" w16du:dateUtc="2026-01-19T22:00:00Z">
                                    <w:rPr>
                                      <w:rFonts w:ascii="Cambria Math" w:hAnsi="Cambria Math"/>
                                      <w:sz w:val="16"/>
                                      <w:szCs w:val="16"/>
                                    </w:rPr>
                                  </w:ins>
                                </m:ctrlPr>
                              </m:sSubPr>
                              <m:e>
                                <m:r>
                                  <w:rPr>
                                    <w:rFonts w:ascii="Cambria Math" w:hAnsi="Cambria Math"/>
                                    <w:sz w:val="16"/>
                                    <w:szCs w:val="16"/>
                                  </w:rPr>
                                  <m:t>SSB</m:t>
                                </m:r>
                              </m:e>
                              <m:sub>
                                <m:r>
                                  <w:rPr>
                                    <w:rFonts w:ascii="Cambria Math" w:hAnsi="Cambria Math"/>
                                    <w:sz w:val="16"/>
                                    <w:szCs w:val="16"/>
                                  </w:rPr>
                                  <m:t>y,EM</m:t>
                                </m:r>
                              </m:sub>
                            </m:sSub>
                          </m:e>
                          <m:sup>
                            <m:d>
                              <m:dPr>
                                <m:ctrlPr>
                                  <w:ins w:id="340"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den>
                    </m:f>
                    <m:r>
                      <w:rPr>
                        <w:rFonts w:ascii="Cambria Math" w:hAnsi="Cambria Math"/>
                        <w:sz w:val="16"/>
                        <w:szCs w:val="16"/>
                      </w:rPr>
                      <m:t>)|t=1,…,N</m:t>
                    </m:r>
                  </m:e>
                </m:nary>
              </m:oMath>
            </m:oMathPara>
          </w:p>
        </w:tc>
        <w:tc>
          <w:tcPr>
            <w:tcW w:w="2317" w:type="pct"/>
          </w:tcPr>
          <w:p w14:paraId="523EAB1C"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Average</w:t>
            </w:r>
            <w:r w:rsidRPr="00C9068F">
              <w:rPr>
                <w:rFonts w:ascii="Times New Roman" w:hAnsi="Times New Roman"/>
                <w:sz w:val="16"/>
                <w:szCs w:val="16"/>
              </w:rPr>
              <w:t xml:space="preserve"> relative differences in </w:t>
            </w:r>
            <m:oMath>
              <m:r>
                <w:rPr>
                  <w:rFonts w:ascii="Cambria Math" w:hAnsi="Cambria Math"/>
                  <w:sz w:val="16"/>
                  <w:szCs w:val="16"/>
                </w:rPr>
                <m:t>SSB</m:t>
              </m:r>
            </m:oMath>
            <w:r w:rsidRPr="00C9068F">
              <w:rPr>
                <w:rFonts w:ascii="Times New Roman" w:hAnsi="Times New Roman"/>
                <w:sz w:val="16"/>
                <w:szCs w:val="16"/>
              </w:rPr>
              <w:t xml:space="preserve"> between a candidate EM and a baseline EM over the last </w:t>
            </w:r>
            <m:oMath>
              <m:r>
                <w:rPr>
                  <w:rFonts w:ascii="Cambria Math" w:hAnsi="Cambria Math"/>
                  <w:sz w:val="16"/>
                  <w:szCs w:val="16"/>
                </w:rPr>
                <m:t>m</m:t>
              </m:r>
            </m:oMath>
            <w:r w:rsidRPr="00C9068F">
              <w:rPr>
                <w:rFonts w:ascii="Times New Roman" w:hAnsi="Times New Roman"/>
                <w:sz w:val="16"/>
                <w:szCs w:val="16"/>
              </w:rPr>
              <w:t xml:space="preserve"> years of the feedback period</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28EADA7A"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5BBD546"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lastRenderedPageBreak/>
              <w:t>Probability of Overfishing</w:t>
            </w:r>
          </w:p>
        </w:tc>
        <w:tc>
          <w:tcPr>
            <w:tcW w:w="1802" w:type="pct"/>
          </w:tcPr>
          <w:p w14:paraId="71F1DCFB" w14:textId="77777777" w:rsidR="009A3541" w:rsidRPr="00C9068F" w:rsidRDefault="00000000" w:rsidP="00D951E2">
            <w:pPr>
              <w:pStyle w:val="Compact"/>
              <w:rPr>
                <w:rFonts w:ascii="Times New Roman" w:hAnsi="Times New Roman"/>
                <w:sz w:val="16"/>
                <w:szCs w:val="16"/>
              </w:rPr>
            </w:pPr>
            <m:oMathPara>
              <m:oMathParaPr>
                <m:jc m:val="center"/>
              </m:oMathParaPr>
              <m:oMath>
                <m:sSub>
                  <m:sSubPr>
                    <m:ctrlPr>
                      <w:ins w:id="341" w:author="Chengxue Li" w:date="2026-01-19T17:00:00Z" w16du:dateUtc="2026-01-19T22:00:00Z">
                        <w:rPr>
                          <w:rStyle w:val="mrel"/>
                          <w:rFonts w:ascii="Cambria Math" w:hAnsi="Cambria Math"/>
                          <w:color w:val="000000"/>
                        </w:rPr>
                      </w:ins>
                    </m:ctrlPr>
                  </m:sSubPr>
                  <m:e>
                    <m:r>
                      <w:rPr>
                        <w:rStyle w:val="mrel"/>
                        <w:rFonts w:ascii="Cambria Math" w:hAnsi="Cambria Math"/>
                        <w:color w:val="000000"/>
                      </w:rPr>
                      <m:t>P</m:t>
                    </m:r>
                  </m:e>
                  <m:sub>
                    <m:r>
                      <w:rPr>
                        <w:rStyle w:val="mrel"/>
                        <w:rFonts w:ascii="Cambria Math" w:hAnsi="Cambria Math"/>
                        <w:color w:val="000000"/>
                      </w:rPr>
                      <m:t>(t)</m:t>
                    </m:r>
                  </m:sub>
                </m:sSub>
                <m:r>
                  <m:rPr>
                    <m:sty m:val="p"/>
                  </m:rPr>
                  <w:rPr>
                    <w:rStyle w:val="mrel"/>
                    <w:rFonts w:ascii="Cambria Math" w:hAnsi="Cambria Math"/>
                    <w:color w:val="000000"/>
                  </w:rPr>
                  <m:t>=</m:t>
                </m:r>
                <m:f>
                  <m:fPr>
                    <m:ctrlPr>
                      <w:ins w:id="342"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n</m:t>
                    </m:r>
                  </m:den>
                </m:f>
                <m:nary>
                  <m:naryPr>
                    <m:chr m:val="∑"/>
                    <m:limLoc m:val="undOvr"/>
                    <m:ctrlPr>
                      <w:ins w:id="343"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r>
                      <w:rPr>
                        <w:rFonts w:ascii="Cambria Math" w:hAnsi="Cambria Math"/>
                        <w:sz w:val="16"/>
                        <w:szCs w:val="16"/>
                      </w:rPr>
                      <m:t>I</m:t>
                    </m:r>
                  </m:e>
                </m:nary>
                <m:d>
                  <m:dPr>
                    <m:ctrlPr>
                      <w:ins w:id="344" w:author="Chengxue Li" w:date="2026-01-19T17:00:00Z" w16du:dateUtc="2026-01-19T22:00:00Z">
                        <w:rPr>
                          <w:rFonts w:ascii="Cambria Math" w:hAnsi="Cambria Math"/>
                          <w:sz w:val="16"/>
                          <w:szCs w:val="16"/>
                        </w:rPr>
                      </w:ins>
                    </m:ctrlPr>
                  </m:dPr>
                  <m:e>
                    <m:f>
                      <m:fPr>
                        <m:ctrlPr>
                          <w:ins w:id="345" w:author="Chengxue Li" w:date="2026-01-19T17:00:00Z" w16du:dateUtc="2026-01-19T22:00:00Z">
                            <w:rPr>
                              <w:rFonts w:ascii="Cambria Math" w:hAnsi="Cambria Math"/>
                              <w:sz w:val="16"/>
                              <w:szCs w:val="16"/>
                            </w:rPr>
                          </w:ins>
                        </m:ctrlPr>
                      </m:fPr>
                      <m:num>
                        <m:sSup>
                          <m:sSupPr>
                            <m:ctrlPr>
                              <w:ins w:id="346" w:author="Chengxue Li" w:date="2026-01-19T17:00:00Z" w16du:dateUtc="2026-01-19T22:00:00Z">
                                <w:rPr>
                                  <w:rFonts w:ascii="Cambria Math" w:hAnsi="Cambria Math"/>
                                  <w:sz w:val="16"/>
                                  <w:szCs w:val="16"/>
                                </w:rPr>
                              </w:ins>
                            </m:ctrlPr>
                          </m:sSupPr>
                          <m:e>
                            <m:sSub>
                              <m:sSubPr>
                                <m:ctrlPr>
                                  <w:ins w:id="347"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m:t>
                                </m:r>
                              </m:sub>
                            </m:sSub>
                          </m:e>
                          <m:sup>
                            <m:r>
                              <w:rPr>
                                <w:rFonts w:ascii="Cambria Math" w:hAnsi="Cambria Math"/>
                                <w:sz w:val="16"/>
                                <w:szCs w:val="16"/>
                              </w:rPr>
                              <m:t>t</m:t>
                            </m:r>
                          </m:sup>
                        </m:sSup>
                      </m:num>
                      <m:den>
                        <m:sSup>
                          <m:sSupPr>
                            <m:ctrlPr>
                              <w:ins w:id="348" w:author="Chengxue Li" w:date="2026-01-19T17:00:00Z" w16du:dateUtc="2026-01-19T22:00:00Z">
                                <w:rPr>
                                  <w:rFonts w:ascii="Cambria Math" w:hAnsi="Cambria Math"/>
                                  <w:sz w:val="16"/>
                                  <w:szCs w:val="16"/>
                                </w:rPr>
                              </w:ins>
                            </m:ctrlPr>
                          </m:sSupPr>
                          <m:e>
                            <m:sSub>
                              <m:sSubPr>
                                <m:ctrlPr>
                                  <w:ins w:id="349"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MS</m:t>
                                </m:r>
                                <m:sSub>
                                  <m:sSubPr>
                                    <m:ctrlPr>
                                      <w:ins w:id="350" w:author="Chengxue Li" w:date="2026-01-19T17:00:00Z" w16du:dateUtc="2026-01-19T22:00:00Z">
                                        <w:rPr>
                                          <w:rFonts w:ascii="Cambria Math" w:hAnsi="Cambria Math"/>
                                          <w:sz w:val="16"/>
                                          <w:szCs w:val="16"/>
                                        </w:rPr>
                                      </w:ins>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m:rPr>
                        <m:sty m:val="p"/>
                      </m:rPr>
                      <w:rPr>
                        <w:rFonts w:ascii="Cambria Math" w:hAnsi="Cambria Math"/>
                        <w:sz w:val="16"/>
                        <w:szCs w:val="16"/>
                      </w:rPr>
                      <m:t>&gt;</m:t>
                    </m:r>
                    <m:r>
                      <w:rPr>
                        <w:rFonts w:ascii="Cambria Math" w:hAnsi="Cambria Math"/>
                        <w:sz w:val="16"/>
                        <w:szCs w:val="16"/>
                      </w:rPr>
                      <m:t>1</m:t>
                    </m:r>
                  </m:e>
                </m:d>
                <m:r>
                  <w:rPr>
                    <w:rFonts w:ascii="Cambria Math" w:hAnsi="Cambria Math"/>
                    <w:sz w:val="16"/>
                    <w:szCs w:val="16"/>
                  </w:rPr>
                  <m:t>|t=1,…,N</m:t>
                </m:r>
              </m:oMath>
            </m:oMathPara>
          </w:p>
        </w:tc>
        <w:tc>
          <w:tcPr>
            <w:tcW w:w="2317" w:type="pct"/>
          </w:tcPr>
          <w:p w14:paraId="66B7815E" w14:textId="703DE203" w:rsidR="009A3541" w:rsidRPr="00C9068F" w:rsidRDefault="009A3541" w:rsidP="00D951E2">
            <w:pPr>
              <w:pStyle w:val="Compact"/>
              <w:rPr>
                <w:rFonts w:ascii="Times New Roman" w:hAnsi="Times New Roman"/>
                <w:sz w:val="16"/>
                <w:szCs w:val="16"/>
              </w:rPr>
            </w:pPr>
            <w:r>
              <w:rPr>
                <w:rFonts w:ascii="Times New Roman" w:hAnsi="Times New Roman"/>
                <w:sz w:val="16"/>
                <w:szCs w:val="16"/>
              </w:rPr>
              <w:t>P</w:t>
            </w:r>
            <w:r w:rsidRPr="00C9068F">
              <w:rPr>
                <w:rFonts w:ascii="Times New Roman" w:hAnsi="Times New Roman"/>
                <w:sz w:val="16"/>
                <w:szCs w:val="16"/>
              </w:rPr>
              <w:t xml:space="preserve">roportion of years where </w:t>
            </w:r>
            <w:r w:rsidRPr="00C9068F">
              <w:rPr>
                <w:rFonts w:ascii="Times New Roman" w:hAnsi="Times New Roman"/>
                <w:i/>
                <w:sz w:val="16"/>
                <w:szCs w:val="16"/>
              </w:rPr>
              <w:t>F</w:t>
            </w:r>
            <w:r w:rsidRPr="00C9068F">
              <w:rPr>
                <w:rFonts w:ascii="Times New Roman" w:hAnsi="Times New Roman"/>
                <w:sz w:val="16"/>
                <w:szCs w:val="16"/>
              </w:rPr>
              <w:t xml:space="preserve"> is over </w:t>
            </w:r>
            <m:oMath>
              <m:sSub>
                <m:sSubPr>
                  <m:ctrlPr>
                    <w:ins w:id="351"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MSY</m:t>
                  </m:r>
                </m:sub>
              </m:sSub>
            </m:oMath>
            <w:r w:rsidR="005B0592">
              <w:rPr>
                <w:rFonts w:ascii="Times New Roman" w:hAnsi="Times New Roman"/>
                <w:sz w:val="16"/>
                <w:szCs w:val="16"/>
              </w:rPr>
              <w:t xml:space="preserve"> or the proxy</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7FB6E2AA" w14:textId="77777777" w:rsidTr="009A3541">
        <w:tblPrEx>
          <w:jc w:val="left"/>
        </w:tblPrEx>
        <w:tc>
          <w:tcPr>
            <w:tcW w:w="881" w:type="pct"/>
          </w:tcPr>
          <w:p w14:paraId="54CC404D"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Probability of Overfished</w:t>
            </w:r>
          </w:p>
        </w:tc>
        <w:tc>
          <w:tcPr>
            <w:tcW w:w="1802" w:type="pct"/>
          </w:tcPr>
          <w:p w14:paraId="3ACBBCD7" w14:textId="77777777" w:rsidR="009A3541" w:rsidRPr="00C9068F" w:rsidRDefault="00000000" w:rsidP="00D951E2">
            <w:pPr>
              <w:pStyle w:val="Compact"/>
              <w:rPr>
                <w:rFonts w:ascii="Times New Roman" w:hAnsi="Times New Roman"/>
                <w:sz w:val="16"/>
                <w:szCs w:val="16"/>
              </w:rPr>
            </w:pPr>
            <m:oMathPara>
              <m:oMathParaPr>
                <m:jc m:val="center"/>
              </m:oMathParaPr>
              <m:oMath>
                <m:sSub>
                  <m:sSubPr>
                    <m:ctrlPr>
                      <w:ins w:id="352" w:author="Chengxue Li" w:date="2026-01-19T17:00:00Z" w16du:dateUtc="2026-01-19T22:00:00Z">
                        <w:rPr>
                          <w:rStyle w:val="mrel"/>
                          <w:rFonts w:ascii="Cambria Math" w:hAnsi="Cambria Math"/>
                          <w:color w:val="000000"/>
                        </w:rPr>
                      </w:ins>
                    </m:ctrlPr>
                  </m:sSubPr>
                  <m:e>
                    <m:r>
                      <w:rPr>
                        <w:rStyle w:val="mrel"/>
                        <w:rFonts w:ascii="Cambria Math" w:hAnsi="Cambria Math"/>
                        <w:color w:val="000000"/>
                      </w:rPr>
                      <m:t>P</m:t>
                    </m:r>
                  </m:e>
                  <m:sub>
                    <m:r>
                      <w:rPr>
                        <w:rStyle w:val="mrel"/>
                        <w:rFonts w:ascii="Cambria Math" w:hAnsi="Cambria Math"/>
                        <w:color w:val="000000"/>
                      </w:rPr>
                      <m:t>(t)</m:t>
                    </m:r>
                  </m:sub>
                </m:sSub>
                <m:r>
                  <m:rPr>
                    <m:sty m:val="p"/>
                  </m:rPr>
                  <w:rPr>
                    <w:rStyle w:val="mrel"/>
                    <w:rFonts w:ascii="Cambria Math" w:hAnsi="Cambria Math"/>
                    <w:color w:val="000000"/>
                  </w:rPr>
                  <m:t>=</m:t>
                </m:r>
                <m:f>
                  <m:fPr>
                    <m:ctrlPr>
                      <w:ins w:id="353"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n</m:t>
                    </m:r>
                  </m:den>
                </m:f>
                <m:nary>
                  <m:naryPr>
                    <m:chr m:val="∑"/>
                    <m:limLoc m:val="undOvr"/>
                    <m:ctrlPr>
                      <w:ins w:id="354"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r>
                      <w:rPr>
                        <w:rFonts w:ascii="Cambria Math" w:hAnsi="Cambria Math"/>
                        <w:sz w:val="16"/>
                        <w:szCs w:val="16"/>
                      </w:rPr>
                      <m:t>I</m:t>
                    </m:r>
                  </m:e>
                </m:nary>
                <m:d>
                  <m:dPr>
                    <m:ctrlPr>
                      <w:ins w:id="355" w:author="Chengxue Li" w:date="2026-01-19T17:00:00Z" w16du:dateUtc="2026-01-19T22:00:00Z">
                        <w:rPr>
                          <w:rFonts w:ascii="Cambria Math" w:hAnsi="Cambria Math"/>
                          <w:sz w:val="16"/>
                          <w:szCs w:val="16"/>
                        </w:rPr>
                      </w:ins>
                    </m:ctrlPr>
                  </m:dPr>
                  <m:e>
                    <m:f>
                      <m:fPr>
                        <m:ctrlPr>
                          <w:ins w:id="356" w:author="Chengxue Li" w:date="2026-01-19T17:00:00Z" w16du:dateUtc="2026-01-19T22:00:00Z">
                            <w:rPr>
                              <w:rFonts w:ascii="Cambria Math" w:hAnsi="Cambria Math"/>
                              <w:sz w:val="16"/>
                              <w:szCs w:val="16"/>
                            </w:rPr>
                          </w:ins>
                        </m:ctrlPr>
                      </m:fPr>
                      <m:num>
                        <m:sSup>
                          <m:sSupPr>
                            <m:ctrlPr>
                              <w:ins w:id="357" w:author="Chengxue Li" w:date="2026-01-19T17:00:00Z" w16du:dateUtc="2026-01-19T22:00:00Z">
                                <w:rPr>
                                  <w:rFonts w:ascii="Cambria Math" w:hAnsi="Cambria Math"/>
                                  <w:i/>
                                  <w:sz w:val="16"/>
                                  <w:szCs w:val="16"/>
                                </w:rPr>
                              </w:ins>
                            </m:ctrlPr>
                          </m:sSupPr>
                          <m:e>
                            <m:r>
                              <w:rPr>
                                <w:rFonts w:ascii="Cambria Math" w:hAnsi="Cambria Math"/>
                                <w:sz w:val="16"/>
                                <w:szCs w:val="16"/>
                              </w:rPr>
                              <m:t>SS</m:t>
                            </m:r>
                            <m:sSub>
                              <m:sSubPr>
                                <m:ctrlPr>
                                  <w:ins w:id="358" w:author="Chengxue Li" w:date="2026-01-19T17:00:00Z" w16du:dateUtc="2026-01-19T22:00:00Z">
                                    <w:rPr>
                                      <w:rFonts w:ascii="Cambria Math" w:hAnsi="Cambria Math"/>
                                      <w:sz w:val="16"/>
                                      <w:szCs w:val="16"/>
                                    </w:rPr>
                                  </w:ins>
                                </m:ctrlPr>
                              </m:sSubPr>
                              <m:e>
                                <m:r>
                                  <w:rPr>
                                    <w:rFonts w:ascii="Cambria Math" w:hAnsi="Cambria Math"/>
                                    <w:sz w:val="16"/>
                                    <w:szCs w:val="16"/>
                                  </w:rPr>
                                  <m:t>B</m:t>
                                </m:r>
                              </m:e>
                              <m:sub>
                                <m:r>
                                  <w:rPr>
                                    <w:rFonts w:ascii="Cambria Math" w:hAnsi="Cambria Math"/>
                                    <w:sz w:val="16"/>
                                    <w:szCs w:val="16"/>
                                  </w:rPr>
                                  <m:t>y</m:t>
                                </m:r>
                              </m:sub>
                            </m:sSub>
                          </m:e>
                          <m:sup>
                            <m:r>
                              <w:rPr>
                                <w:rFonts w:ascii="Cambria Math" w:hAnsi="Cambria Math"/>
                                <w:sz w:val="16"/>
                                <w:szCs w:val="16"/>
                              </w:rPr>
                              <m:t>t</m:t>
                            </m:r>
                          </m:sup>
                        </m:sSup>
                      </m:num>
                      <m:den>
                        <m:r>
                          <w:rPr>
                            <w:rFonts w:ascii="Cambria Math" w:hAnsi="Cambria Math"/>
                            <w:sz w:val="16"/>
                            <w:szCs w:val="16"/>
                          </w:rPr>
                          <m:t>S</m:t>
                        </m:r>
                        <m:sSup>
                          <m:sSupPr>
                            <m:ctrlPr>
                              <w:ins w:id="359" w:author="Chengxue Li" w:date="2026-01-19T17:00:00Z" w16du:dateUtc="2026-01-19T22:00:00Z">
                                <w:rPr>
                                  <w:rFonts w:ascii="Cambria Math" w:hAnsi="Cambria Math"/>
                                  <w:i/>
                                  <w:sz w:val="16"/>
                                  <w:szCs w:val="16"/>
                                </w:rPr>
                              </w:ins>
                            </m:ctrlPr>
                          </m:sSupPr>
                          <m:e>
                            <m:r>
                              <w:rPr>
                                <w:rFonts w:ascii="Cambria Math" w:hAnsi="Cambria Math"/>
                                <w:sz w:val="16"/>
                                <w:szCs w:val="16"/>
                              </w:rPr>
                              <m:t>S</m:t>
                            </m:r>
                            <m:sSub>
                              <m:sSubPr>
                                <m:ctrlPr>
                                  <w:ins w:id="360" w:author="Chengxue Li" w:date="2026-01-19T17:00:00Z" w16du:dateUtc="2026-01-19T22:00:00Z">
                                    <w:rPr>
                                      <w:rFonts w:ascii="Cambria Math" w:hAnsi="Cambria Math"/>
                                      <w:sz w:val="16"/>
                                      <w:szCs w:val="16"/>
                                    </w:rPr>
                                  </w:ins>
                                </m:ctrlPr>
                              </m:sSubPr>
                              <m:e>
                                <m:r>
                                  <w:rPr>
                                    <w:rFonts w:ascii="Cambria Math" w:hAnsi="Cambria Math"/>
                                    <w:sz w:val="16"/>
                                    <w:szCs w:val="16"/>
                                  </w:rPr>
                                  <m:t>B</m:t>
                                </m:r>
                              </m:e>
                              <m:sub>
                                <m:r>
                                  <w:rPr>
                                    <w:rFonts w:ascii="Cambria Math" w:hAnsi="Cambria Math"/>
                                    <w:sz w:val="16"/>
                                    <w:szCs w:val="16"/>
                                  </w:rPr>
                                  <m:t>MS</m:t>
                                </m:r>
                                <m:sSub>
                                  <m:sSubPr>
                                    <m:ctrlPr>
                                      <w:ins w:id="361" w:author="Chengxue Li" w:date="2026-01-19T17:00:00Z" w16du:dateUtc="2026-01-19T22:00:00Z">
                                        <w:rPr>
                                          <w:rFonts w:ascii="Cambria Math" w:hAnsi="Cambria Math"/>
                                          <w:sz w:val="16"/>
                                          <w:szCs w:val="16"/>
                                        </w:rPr>
                                      </w:ins>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m:rPr>
                        <m:sty m:val="p"/>
                      </m:rPr>
                      <w:rPr>
                        <w:rFonts w:ascii="Cambria Math" w:hAnsi="Cambria Math"/>
                        <w:sz w:val="16"/>
                        <w:szCs w:val="16"/>
                      </w:rPr>
                      <m:t>&lt;</m:t>
                    </m:r>
                    <m:r>
                      <w:rPr>
                        <w:rFonts w:ascii="Cambria Math" w:hAnsi="Cambria Math"/>
                        <w:sz w:val="16"/>
                        <w:szCs w:val="16"/>
                      </w:rPr>
                      <m:t>0.5</m:t>
                    </m:r>
                  </m:e>
                </m:d>
                <m:r>
                  <w:rPr>
                    <w:rFonts w:ascii="Cambria Math" w:hAnsi="Cambria Math"/>
                    <w:sz w:val="16"/>
                    <w:szCs w:val="16"/>
                  </w:rPr>
                  <m:t>|t=1,…,N</m:t>
                </m:r>
              </m:oMath>
            </m:oMathPara>
          </w:p>
        </w:tc>
        <w:tc>
          <w:tcPr>
            <w:tcW w:w="2317" w:type="pct"/>
          </w:tcPr>
          <w:p w14:paraId="3518490A" w14:textId="0C8DDEA7" w:rsidR="009A3541" w:rsidRPr="00C9068F" w:rsidRDefault="009A3541" w:rsidP="00D951E2">
            <w:pPr>
              <w:pStyle w:val="Compact"/>
              <w:rPr>
                <w:rFonts w:ascii="Times New Roman" w:hAnsi="Times New Roman"/>
                <w:sz w:val="16"/>
                <w:szCs w:val="16"/>
              </w:rPr>
            </w:pPr>
            <w:r>
              <w:rPr>
                <w:rFonts w:ascii="Times New Roman" w:hAnsi="Times New Roman"/>
                <w:sz w:val="16"/>
                <w:szCs w:val="16"/>
              </w:rPr>
              <w:t>P</w:t>
            </w:r>
            <w:r w:rsidRPr="00C9068F">
              <w:rPr>
                <w:rFonts w:ascii="Times New Roman" w:hAnsi="Times New Roman"/>
                <w:sz w:val="16"/>
                <w:szCs w:val="16"/>
              </w:rPr>
              <w:t xml:space="preserve">roportion of years where </w:t>
            </w:r>
            <w:r w:rsidRPr="00C9068F">
              <w:rPr>
                <w:rFonts w:ascii="Times New Roman" w:hAnsi="Times New Roman"/>
                <w:i/>
                <w:iCs/>
                <w:sz w:val="16"/>
                <w:szCs w:val="16"/>
              </w:rPr>
              <w:t>SSB</w:t>
            </w:r>
            <w:r w:rsidRPr="00C9068F">
              <w:rPr>
                <w:rFonts w:ascii="Times New Roman" w:hAnsi="Times New Roman"/>
                <w:sz w:val="16"/>
                <w:szCs w:val="16"/>
              </w:rPr>
              <w:t xml:space="preserve"> is below </w:t>
            </w:r>
            <m:oMath>
              <m:r>
                <w:rPr>
                  <w:rFonts w:ascii="Cambria Math" w:hAnsi="Cambria Math"/>
                  <w:sz w:val="16"/>
                  <w:szCs w:val="16"/>
                </w:rPr>
                <m:t>SS</m:t>
              </m:r>
              <m:sSub>
                <m:sSubPr>
                  <m:ctrlPr>
                    <w:ins w:id="362" w:author="Chengxue Li" w:date="2026-01-19T17:00:00Z" w16du:dateUtc="2026-01-19T22:00:00Z">
                      <w:rPr>
                        <w:rFonts w:ascii="Cambria Math" w:hAnsi="Cambria Math"/>
                        <w:sz w:val="16"/>
                        <w:szCs w:val="16"/>
                      </w:rPr>
                    </w:ins>
                  </m:ctrlPr>
                </m:sSubPr>
                <m:e>
                  <m:r>
                    <w:rPr>
                      <w:rFonts w:ascii="Cambria Math" w:hAnsi="Cambria Math"/>
                      <w:sz w:val="16"/>
                      <w:szCs w:val="16"/>
                    </w:rPr>
                    <m:t>B</m:t>
                  </m:r>
                </m:e>
                <m:sub>
                  <m:r>
                    <w:rPr>
                      <w:rFonts w:ascii="Cambria Math" w:hAnsi="Cambria Math"/>
                      <w:sz w:val="16"/>
                      <w:szCs w:val="16"/>
                    </w:rPr>
                    <m:t>MSY</m:t>
                  </m:r>
                </m:sub>
              </m:sSub>
            </m:oMath>
            <w:r w:rsidR="005B0592">
              <w:rPr>
                <w:rFonts w:ascii="Times New Roman" w:hAnsi="Times New Roman"/>
                <w:sz w:val="16"/>
                <w:szCs w:val="16"/>
              </w:rPr>
              <w:t xml:space="preserve"> or the proxy</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2B7E8EEE"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26229263"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Overfishing Status</w:t>
            </w:r>
          </w:p>
        </w:tc>
        <w:tc>
          <w:tcPr>
            <w:tcW w:w="1802" w:type="pct"/>
          </w:tcPr>
          <w:p w14:paraId="1756B8E8" w14:textId="77777777" w:rsidR="009A3541" w:rsidRPr="00C9068F" w:rsidRDefault="00000000" w:rsidP="00D951E2">
            <w:pPr>
              <w:pStyle w:val="Compact"/>
              <w:rPr>
                <w:rFonts w:ascii="Times New Roman" w:hAnsi="Times New Roman"/>
                <w:sz w:val="16"/>
                <w:szCs w:val="16"/>
              </w:rPr>
            </w:pPr>
            <m:oMathPara>
              <m:oMathParaPr>
                <m:jc m:val="center"/>
              </m:oMathParaPr>
              <m:oMath>
                <m:f>
                  <m:fPr>
                    <m:ctrlPr>
                      <w:ins w:id="363"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n</m:t>
                    </m:r>
                  </m:den>
                </m:f>
                <m:nary>
                  <m:naryPr>
                    <m:chr m:val="∑"/>
                    <m:limLoc m:val="undOvr"/>
                    <m:ctrlPr>
                      <w:ins w:id="364"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1</m:t>
                    </m:r>
                  </m:sub>
                  <m:sup>
                    <m:r>
                      <w:rPr>
                        <w:rFonts w:ascii="Cambria Math" w:hAnsi="Cambria Math"/>
                        <w:sz w:val="16"/>
                        <w:szCs w:val="16"/>
                      </w:rPr>
                      <m:t>n</m:t>
                    </m:r>
                  </m:sup>
                  <m:e>
                    <m:f>
                      <m:fPr>
                        <m:ctrlPr>
                          <w:ins w:id="365" w:author="Chengxue Li" w:date="2026-01-19T17:00:00Z" w16du:dateUtc="2026-01-19T22:00:00Z">
                            <w:rPr>
                              <w:rFonts w:ascii="Cambria Math" w:hAnsi="Cambria Math"/>
                              <w:sz w:val="16"/>
                              <w:szCs w:val="16"/>
                            </w:rPr>
                          </w:ins>
                        </m:ctrlPr>
                      </m:fPr>
                      <m:num>
                        <m:sSup>
                          <m:sSupPr>
                            <m:ctrlPr>
                              <w:ins w:id="366" w:author="Chengxue Li" w:date="2026-01-19T17:00:00Z" w16du:dateUtc="2026-01-19T22:00:00Z">
                                <w:rPr>
                                  <w:rFonts w:ascii="Cambria Math" w:hAnsi="Cambria Math"/>
                                  <w:sz w:val="16"/>
                                  <w:szCs w:val="16"/>
                                </w:rPr>
                              </w:ins>
                            </m:ctrlPr>
                          </m:sSupPr>
                          <m:e>
                            <m:sSub>
                              <m:sSubPr>
                                <m:ctrlPr>
                                  <w:ins w:id="367"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m:t>
                                </m:r>
                              </m:sub>
                            </m:sSub>
                          </m:e>
                          <m:sup>
                            <m:r>
                              <w:rPr>
                                <w:rFonts w:ascii="Cambria Math" w:hAnsi="Cambria Math"/>
                                <w:sz w:val="16"/>
                                <w:szCs w:val="16"/>
                              </w:rPr>
                              <m:t>(t)</m:t>
                            </m:r>
                          </m:sup>
                        </m:sSup>
                      </m:num>
                      <m:den>
                        <m:sSup>
                          <m:sSupPr>
                            <m:ctrlPr>
                              <w:ins w:id="368" w:author="Chengxue Li" w:date="2026-01-19T17:00:00Z" w16du:dateUtc="2026-01-19T22:00:00Z">
                                <w:rPr>
                                  <w:rFonts w:ascii="Cambria Math" w:hAnsi="Cambria Math"/>
                                  <w:sz w:val="16"/>
                                  <w:szCs w:val="16"/>
                                </w:rPr>
                              </w:ins>
                            </m:ctrlPr>
                          </m:sSupPr>
                          <m:e>
                            <m:sSub>
                              <m:sSubPr>
                                <m:ctrlPr>
                                  <w:ins w:id="369"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MS</m:t>
                                </m:r>
                                <m:sSub>
                                  <m:sSubPr>
                                    <m:ctrlPr>
                                      <w:ins w:id="370" w:author="Chengxue Li" w:date="2026-01-19T17:00:00Z" w16du:dateUtc="2026-01-19T22:00:00Z">
                                        <w:rPr>
                                          <w:rFonts w:ascii="Cambria Math" w:hAnsi="Cambria Math"/>
                                          <w:sz w:val="16"/>
                                          <w:szCs w:val="16"/>
                                        </w:rPr>
                                      </w:ins>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w:rPr>
                        <w:rFonts w:ascii="Cambria Math" w:hAnsi="Cambria Math"/>
                        <w:sz w:val="16"/>
                        <w:szCs w:val="16"/>
                      </w:rPr>
                      <m:t>|t=1,…,N</m:t>
                    </m:r>
                  </m:e>
                </m:nary>
              </m:oMath>
            </m:oMathPara>
          </w:p>
        </w:tc>
        <w:tc>
          <w:tcPr>
            <w:tcW w:w="2317" w:type="pct"/>
          </w:tcPr>
          <w:p w14:paraId="7500670F"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Overfishing status over </w:t>
            </w:r>
            <w:r w:rsidRPr="00C9068F">
              <w:rPr>
                <w:rFonts w:ascii="Times New Roman" w:hAnsi="Times New Roman"/>
                <w:i/>
                <w:sz w:val="16"/>
                <w:szCs w:val="16"/>
              </w:rPr>
              <w:t>n</w:t>
            </w:r>
            <w:r w:rsidRPr="00C9068F">
              <w:rPr>
                <w:rFonts w:ascii="Times New Roman" w:hAnsi="Times New Roman"/>
                <w:sz w:val="16"/>
                <w:szCs w:val="16"/>
              </w:rPr>
              <w:t xml:space="preserve"> years summarized over </w:t>
            </w:r>
            <w:r w:rsidRPr="00C9068F">
              <w:rPr>
                <w:rFonts w:ascii="Times New Roman" w:hAnsi="Times New Roman"/>
                <w:i/>
                <w:sz w:val="16"/>
                <w:szCs w:val="16"/>
              </w:rPr>
              <w:t>N</w:t>
            </w:r>
            <w:r w:rsidRPr="00C9068F">
              <w:rPr>
                <w:rFonts w:ascii="Times New Roman" w:hAnsi="Times New Roman"/>
                <w:sz w:val="16"/>
                <w:szCs w:val="16"/>
              </w:rPr>
              <w:t xml:space="preserve"> realizations.</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589BDBB6" w14:textId="77777777" w:rsidTr="009A3541">
        <w:tblPrEx>
          <w:jc w:val="left"/>
        </w:tblPrEx>
        <w:tc>
          <w:tcPr>
            <w:tcW w:w="881" w:type="pct"/>
          </w:tcPr>
          <w:p w14:paraId="313E0A44"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Overfished Status</w:t>
            </w:r>
          </w:p>
        </w:tc>
        <w:tc>
          <w:tcPr>
            <w:tcW w:w="1802" w:type="pct"/>
          </w:tcPr>
          <w:p w14:paraId="341CA952" w14:textId="77777777" w:rsidR="009A3541" w:rsidRPr="00C9068F" w:rsidRDefault="00000000" w:rsidP="00D951E2">
            <w:pPr>
              <w:pStyle w:val="Compact"/>
              <w:rPr>
                <w:rFonts w:ascii="Times New Roman" w:hAnsi="Times New Roman"/>
                <w:sz w:val="16"/>
                <w:szCs w:val="16"/>
              </w:rPr>
            </w:pPr>
            <m:oMathPara>
              <m:oMathParaPr>
                <m:jc m:val="center"/>
              </m:oMathParaPr>
              <m:oMath>
                <m:f>
                  <m:fPr>
                    <m:ctrlPr>
                      <w:ins w:id="371" w:author="Chengxue Li" w:date="2026-01-19T17:00:00Z" w16du:dateUtc="2026-01-19T22:00:00Z">
                        <w:rPr>
                          <w:rFonts w:ascii="Cambria Math" w:hAnsi="Cambria Math"/>
                          <w:sz w:val="16"/>
                          <w:szCs w:val="16"/>
                        </w:rPr>
                      </w:ins>
                    </m:ctrlPr>
                  </m:fPr>
                  <m:num>
                    <m:r>
                      <w:rPr>
                        <w:rFonts w:ascii="Cambria Math" w:hAnsi="Cambria Math"/>
                        <w:sz w:val="16"/>
                        <w:szCs w:val="16"/>
                      </w:rPr>
                      <m:t>1</m:t>
                    </m:r>
                  </m:num>
                  <m:den>
                    <m:r>
                      <w:rPr>
                        <w:rFonts w:ascii="Cambria Math" w:hAnsi="Cambria Math"/>
                        <w:sz w:val="16"/>
                        <w:szCs w:val="16"/>
                      </w:rPr>
                      <m:t>n</m:t>
                    </m:r>
                  </m:den>
                </m:f>
                <m:nary>
                  <m:naryPr>
                    <m:chr m:val="∑"/>
                    <m:limLoc m:val="undOvr"/>
                    <m:ctrlPr>
                      <w:ins w:id="372" w:author="Chengxue Li" w:date="2026-01-19T17:00:00Z" w16du:dateUtc="2026-01-19T22:00:00Z">
                        <w:rPr>
                          <w:rFonts w:ascii="Cambria Math" w:hAnsi="Cambria Math"/>
                          <w:i/>
                          <w:sz w:val="16"/>
                          <w:szCs w:val="16"/>
                        </w:rPr>
                      </w:ins>
                    </m:ctrlPr>
                  </m:naryPr>
                  <m:sub>
                    <m:r>
                      <w:rPr>
                        <w:rFonts w:ascii="Cambria Math" w:hAnsi="Cambria Math"/>
                        <w:sz w:val="16"/>
                        <w:szCs w:val="16"/>
                      </w:rPr>
                      <m:t>y=1</m:t>
                    </m:r>
                  </m:sub>
                  <m:sup>
                    <m:r>
                      <w:rPr>
                        <w:rFonts w:ascii="Cambria Math" w:hAnsi="Cambria Math"/>
                        <w:sz w:val="16"/>
                        <w:szCs w:val="16"/>
                      </w:rPr>
                      <m:t>n</m:t>
                    </m:r>
                  </m:sup>
                  <m:e>
                    <m:f>
                      <m:fPr>
                        <m:ctrlPr>
                          <w:ins w:id="373" w:author="Chengxue Li" w:date="2026-01-19T17:00:00Z" w16du:dateUtc="2026-01-19T22:00:00Z">
                            <w:rPr>
                              <w:rFonts w:ascii="Cambria Math" w:hAnsi="Cambria Math"/>
                              <w:sz w:val="16"/>
                              <w:szCs w:val="16"/>
                            </w:rPr>
                          </w:ins>
                        </m:ctrlPr>
                      </m:fPr>
                      <m:num>
                        <m:sSup>
                          <m:sSupPr>
                            <m:ctrlPr>
                              <w:ins w:id="374" w:author="Chengxue Li" w:date="2026-01-19T17:00:00Z" w16du:dateUtc="2026-01-19T22:00:00Z">
                                <w:rPr>
                                  <w:rFonts w:ascii="Cambria Math" w:hAnsi="Cambria Math"/>
                                  <w:i/>
                                  <w:sz w:val="16"/>
                                  <w:szCs w:val="16"/>
                                </w:rPr>
                              </w:ins>
                            </m:ctrlPr>
                          </m:sSupPr>
                          <m:e>
                            <m:r>
                              <w:rPr>
                                <w:rFonts w:ascii="Cambria Math" w:hAnsi="Cambria Math"/>
                                <w:sz w:val="16"/>
                                <w:szCs w:val="16"/>
                              </w:rPr>
                              <m:t>SS</m:t>
                            </m:r>
                            <m:sSub>
                              <m:sSubPr>
                                <m:ctrlPr>
                                  <w:ins w:id="375" w:author="Chengxue Li" w:date="2026-01-19T17:00:00Z" w16du:dateUtc="2026-01-19T22:00:00Z">
                                    <w:rPr>
                                      <w:rFonts w:ascii="Cambria Math" w:hAnsi="Cambria Math"/>
                                      <w:sz w:val="16"/>
                                      <w:szCs w:val="16"/>
                                    </w:rPr>
                                  </w:ins>
                                </m:ctrlPr>
                              </m:sSubPr>
                              <m:e>
                                <m:r>
                                  <w:rPr>
                                    <w:rFonts w:ascii="Cambria Math" w:hAnsi="Cambria Math"/>
                                    <w:sz w:val="16"/>
                                    <w:szCs w:val="16"/>
                                  </w:rPr>
                                  <m:t>B</m:t>
                                </m:r>
                              </m:e>
                              <m:sub>
                                <m:r>
                                  <w:rPr>
                                    <w:rFonts w:ascii="Cambria Math" w:hAnsi="Cambria Math"/>
                                    <w:sz w:val="16"/>
                                    <w:szCs w:val="16"/>
                                  </w:rPr>
                                  <m:t>y</m:t>
                                </m:r>
                              </m:sub>
                            </m:sSub>
                          </m:e>
                          <m:sup>
                            <m:r>
                              <w:rPr>
                                <w:rFonts w:ascii="Cambria Math" w:hAnsi="Cambria Math"/>
                                <w:sz w:val="16"/>
                                <w:szCs w:val="16"/>
                              </w:rPr>
                              <m:t>(t)</m:t>
                            </m:r>
                          </m:sup>
                        </m:sSup>
                      </m:num>
                      <m:den>
                        <m:sSup>
                          <m:sSupPr>
                            <m:ctrlPr>
                              <w:ins w:id="376" w:author="Chengxue Li" w:date="2026-01-19T17:00:00Z" w16du:dateUtc="2026-01-19T22:00:00Z">
                                <w:rPr>
                                  <w:rFonts w:ascii="Cambria Math" w:hAnsi="Cambria Math"/>
                                  <w:i/>
                                  <w:sz w:val="16"/>
                                  <w:szCs w:val="16"/>
                                </w:rPr>
                              </w:ins>
                            </m:ctrlPr>
                          </m:sSupPr>
                          <m:e>
                            <m:r>
                              <w:rPr>
                                <w:rFonts w:ascii="Cambria Math" w:hAnsi="Cambria Math"/>
                                <w:sz w:val="16"/>
                                <w:szCs w:val="16"/>
                              </w:rPr>
                              <m:t>SS</m:t>
                            </m:r>
                            <m:sSub>
                              <m:sSubPr>
                                <m:ctrlPr>
                                  <w:ins w:id="377" w:author="Chengxue Li" w:date="2026-01-19T17:00:00Z" w16du:dateUtc="2026-01-19T22:00:00Z">
                                    <w:rPr>
                                      <w:rFonts w:ascii="Cambria Math" w:hAnsi="Cambria Math"/>
                                      <w:sz w:val="16"/>
                                      <w:szCs w:val="16"/>
                                    </w:rPr>
                                  </w:ins>
                                </m:ctrlPr>
                              </m:sSubPr>
                              <m:e>
                                <m:r>
                                  <w:rPr>
                                    <w:rFonts w:ascii="Cambria Math" w:hAnsi="Cambria Math"/>
                                    <w:sz w:val="16"/>
                                    <w:szCs w:val="16"/>
                                  </w:rPr>
                                  <m:t>B</m:t>
                                </m:r>
                              </m:e>
                              <m:sub>
                                <m:r>
                                  <w:rPr>
                                    <w:rFonts w:ascii="Cambria Math" w:hAnsi="Cambria Math"/>
                                    <w:sz w:val="16"/>
                                    <w:szCs w:val="16"/>
                                  </w:rPr>
                                  <m:t>MS</m:t>
                                </m:r>
                                <m:sSub>
                                  <m:sSubPr>
                                    <m:ctrlPr>
                                      <w:ins w:id="378" w:author="Chengxue Li" w:date="2026-01-19T17:00:00Z" w16du:dateUtc="2026-01-19T22:00:00Z">
                                        <w:rPr>
                                          <w:rFonts w:ascii="Cambria Math" w:hAnsi="Cambria Math"/>
                                          <w:sz w:val="16"/>
                                          <w:szCs w:val="16"/>
                                        </w:rPr>
                                      </w:ins>
                                    </m:ctrlPr>
                                  </m:sSubPr>
                                  <m:e>
                                    <m:r>
                                      <w:rPr>
                                        <w:rFonts w:ascii="Cambria Math" w:hAnsi="Cambria Math"/>
                                        <w:sz w:val="16"/>
                                        <w:szCs w:val="16"/>
                                      </w:rPr>
                                      <m:t>Y</m:t>
                                    </m:r>
                                  </m:e>
                                  <m:sub>
                                    <m:r>
                                      <w:rPr>
                                        <w:rFonts w:ascii="Cambria Math" w:hAnsi="Cambria Math"/>
                                        <w:sz w:val="16"/>
                                        <w:szCs w:val="16"/>
                                      </w:rPr>
                                      <m:t>y</m:t>
                                    </m:r>
                                  </m:sub>
                                </m:sSub>
                              </m:sub>
                            </m:sSub>
                          </m:e>
                          <m:sup>
                            <m:r>
                              <w:rPr>
                                <w:rFonts w:ascii="Cambria Math" w:hAnsi="Cambria Math"/>
                                <w:sz w:val="16"/>
                                <w:szCs w:val="16"/>
                              </w:rPr>
                              <m:t>(t)</m:t>
                            </m:r>
                          </m:sup>
                        </m:sSup>
                      </m:den>
                    </m:f>
                    <m:r>
                      <w:rPr>
                        <w:rFonts w:ascii="Cambria Math" w:hAnsi="Cambria Math"/>
                        <w:sz w:val="16"/>
                        <w:szCs w:val="16"/>
                      </w:rPr>
                      <m:t>|t=1,…,N</m:t>
                    </m:r>
                  </m:e>
                </m:nary>
              </m:oMath>
            </m:oMathPara>
          </w:p>
        </w:tc>
        <w:tc>
          <w:tcPr>
            <w:tcW w:w="2317" w:type="pct"/>
          </w:tcPr>
          <w:p w14:paraId="4A9887BB"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Overfished status over </w:t>
            </w:r>
            <w:r w:rsidRPr="00C9068F">
              <w:rPr>
                <w:rFonts w:ascii="Times New Roman" w:hAnsi="Times New Roman"/>
                <w:i/>
                <w:sz w:val="16"/>
                <w:szCs w:val="16"/>
              </w:rPr>
              <w:t>n</w:t>
            </w:r>
            <w:r w:rsidRPr="00C9068F">
              <w:rPr>
                <w:rFonts w:ascii="Times New Roman" w:hAnsi="Times New Roman"/>
                <w:sz w:val="16"/>
                <w:szCs w:val="16"/>
              </w:rPr>
              <w:t xml:space="preserve"> years.</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4A8B8B41"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E48B998"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Average Annual Catch Variation</w:t>
            </w:r>
          </w:p>
        </w:tc>
        <w:tc>
          <w:tcPr>
            <w:tcW w:w="1802" w:type="pct"/>
          </w:tcPr>
          <w:p w14:paraId="7704EC4F" w14:textId="77777777" w:rsidR="009A3541" w:rsidRPr="00C9068F" w:rsidRDefault="00000000" w:rsidP="00D951E2">
            <w:pPr>
              <w:pStyle w:val="Compact"/>
              <w:rPr>
                <w:rFonts w:ascii="Times New Roman" w:hAnsi="Times New Roman"/>
                <w:sz w:val="16"/>
                <w:szCs w:val="16"/>
              </w:rPr>
            </w:pPr>
            <m:oMathPara>
              <m:oMathParaPr>
                <m:jc m:val="center"/>
              </m:oMathParaPr>
              <m:oMath>
                <m:f>
                  <m:fPr>
                    <m:ctrlPr>
                      <w:ins w:id="379" w:author="Chengxue Li" w:date="2026-01-19T17:00:00Z" w16du:dateUtc="2026-01-19T22:00:00Z">
                        <w:rPr>
                          <w:rFonts w:ascii="Cambria Math" w:hAnsi="Cambria Math"/>
                          <w:sz w:val="16"/>
                          <w:szCs w:val="16"/>
                        </w:rPr>
                      </w:ins>
                    </m:ctrlPr>
                  </m:fPr>
                  <m:num>
                    <m:nary>
                      <m:naryPr>
                        <m:chr m:val="∑"/>
                        <m:limLoc m:val="undOvr"/>
                        <m:ctrlPr>
                          <w:ins w:id="380"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2</m:t>
                        </m:r>
                      </m:sub>
                      <m:sup>
                        <m:r>
                          <w:rPr>
                            <w:rFonts w:ascii="Cambria Math" w:hAnsi="Cambria Math"/>
                            <w:sz w:val="16"/>
                            <w:szCs w:val="16"/>
                          </w:rPr>
                          <m:t>n</m:t>
                        </m:r>
                      </m:sup>
                      <m:e>
                        <m:d>
                          <m:dPr>
                            <m:begChr m:val="|"/>
                            <m:endChr m:val="|"/>
                            <m:ctrlPr>
                              <w:ins w:id="381" w:author="Chengxue Li" w:date="2026-01-19T17:00:00Z" w16du:dateUtc="2026-01-19T22:00:00Z">
                                <w:rPr>
                                  <w:rFonts w:ascii="Cambria Math" w:hAnsi="Cambria Math"/>
                                  <w:sz w:val="16"/>
                                  <w:szCs w:val="16"/>
                                </w:rPr>
                              </w:ins>
                            </m:ctrlPr>
                          </m:dPr>
                          <m:e>
                            <m:sSup>
                              <m:sSupPr>
                                <m:ctrlPr>
                                  <w:ins w:id="382" w:author="Chengxue Li" w:date="2026-01-19T17:00:00Z" w16du:dateUtc="2026-01-19T22:00:00Z">
                                    <w:rPr>
                                      <w:rFonts w:ascii="Cambria Math" w:hAnsi="Cambria Math"/>
                                      <w:sz w:val="16"/>
                                      <w:szCs w:val="16"/>
                                    </w:rPr>
                                  </w:ins>
                                </m:ctrlPr>
                              </m:sSupPr>
                              <m:e>
                                <m:sSub>
                                  <m:sSubPr>
                                    <m:ctrlPr>
                                      <w:ins w:id="383"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Catch</m:t>
                                    </m:r>
                                  </m:e>
                                  <m:sub>
                                    <m:r>
                                      <w:rPr>
                                        <w:rFonts w:ascii="Cambria Math" w:hAnsi="Cambria Math"/>
                                        <w:sz w:val="16"/>
                                        <w:szCs w:val="16"/>
                                      </w:rPr>
                                      <m:t>y</m:t>
                                    </m:r>
                                  </m:sub>
                                </m:sSub>
                              </m:e>
                              <m:sup>
                                <m:r>
                                  <w:rPr>
                                    <w:rFonts w:ascii="Cambria Math" w:hAnsi="Cambria Math"/>
                                    <w:sz w:val="16"/>
                                    <w:szCs w:val="16"/>
                                  </w:rPr>
                                  <m:t>(t)</m:t>
                                </m:r>
                              </m:sup>
                            </m:sSup>
                            <m:r>
                              <m:rPr>
                                <m:sty m:val="p"/>
                              </m:rPr>
                              <w:rPr>
                                <w:rFonts w:ascii="Cambria Math" w:hAnsi="Cambria Math"/>
                                <w:sz w:val="16"/>
                                <w:szCs w:val="16"/>
                              </w:rPr>
                              <m:t>-</m:t>
                            </m:r>
                            <m:sSup>
                              <m:sSupPr>
                                <m:ctrlPr>
                                  <w:ins w:id="384" w:author="Chengxue Li" w:date="2026-01-19T17:00:00Z" w16du:dateUtc="2026-01-19T22:00:00Z">
                                    <w:rPr>
                                      <w:rFonts w:ascii="Cambria Math" w:hAnsi="Cambria Math"/>
                                      <w:sz w:val="16"/>
                                      <w:szCs w:val="16"/>
                                    </w:rPr>
                                  </w:ins>
                                </m:ctrlPr>
                              </m:sSupPr>
                              <m:e>
                                <m:sSub>
                                  <m:sSubPr>
                                    <m:ctrlPr>
                                      <w:ins w:id="385"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Catch</m:t>
                                    </m:r>
                                  </m:e>
                                  <m:sub>
                                    <m:r>
                                      <w:rPr>
                                        <w:rFonts w:ascii="Cambria Math" w:hAnsi="Cambria Math"/>
                                        <w:sz w:val="16"/>
                                        <w:szCs w:val="16"/>
                                      </w:rPr>
                                      <m:t>y-1</m:t>
                                    </m:r>
                                  </m:sub>
                                </m:sSub>
                              </m:e>
                              <m:sup>
                                <m:r>
                                  <w:rPr>
                                    <w:rFonts w:ascii="Cambria Math" w:hAnsi="Cambria Math"/>
                                    <w:sz w:val="16"/>
                                    <w:szCs w:val="16"/>
                                  </w:rPr>
                                  <m:t>(t)</m:t>
                                </m:r>
                              </m:sup>
                            </m:sSup>
                          </m:e>
                        </m:d>
                      </m:e>
                    </m:nary>
                  </m:num>
                  <m:den>
                    <m:nary>
                      <m:naryPr>
                        <m:chr m:val="∑"/>
                        <m:limLoc m:val="undOvr"/>
                        <m:ctrlPr>
                          <w:ins w:id="386"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2</m:t>
                        </m:r>
                      </m:sub>
                      <m:sup>
                        <m:r>
                          <w:rPr>
                            <w:rFonts w:ascii="Cambria Math" w:hAnsi="Cambria Math"/>
                            <w:sz w:val="16"/>
                            <w:szCs w:val="16"/>
                          </w:rPr>
                          <m:t>n</m:t>
                        </m:r>
                      </m:sup>
                      <m:e>
                        <m:sSup>
                          <m:sSupPr>
                            <m:ctrlPr>
                              <w:ins w:id="387" w:author="Chengxue Li" w:date="2026-01-19T17:00:00Z" w16du:dateUtc="2026-01-19T22:00:00Z">
                                <w:rPr>
                                  <w:rFonts w:ascii="Cambria Math" w:hAnsi="Cambria Math"/>
                                  <w:sz w:val="16"/>
                                  <w:szCs w:val="16"/>
                                </w:rPr>
                              </w:ins>
                            </m:ctrlPr>
                          </m:sSupPr>
                          <m:e>
                            <m:sSub>
                              <m:sSubPr>
                                <m:ctrlPr>
                                  <w:ins w:id="388"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Catch</m:t>
                                </m:r>
                              </m:e>
                              <m:sub>
                                <m:r>
                                  <w:rPr>
                                    <w:rFonts w:ascii="Cambria Math" w:hAnsi="Cambria Math"/>
                                    <w:sz w:val="16"/>
                                    <w:szCs w:val="16"/>
                                  </w:rPr>
                                  <m:t>y-1</m:t>
                                </m:r>
                              </m:sub>
                            </m:sSub>
                          </m:e>
                          <m:sup>
                            <m:r>
                              <w:rPr>
                                <w:rFonts w:ascii="Cambria Math" w:hAnsi="Cambria Math"/>
                                <w:sz w:val="16"/>
                                <w:szCs w:val="16"/>
                              </w:rPr>
                              <m:t>(t)</m:t>
                            </m:r>
                          </m:sup>
                        </m:sSup>
                      </m:e>
                    </m:nary>
                  </m:den>
                </m:f>
                <m:r>
                  <w:rPr>
                    <w:rFonts w:ascii="Cambria Math" w:hAnsi="Cambria Math"/>
                    <w:sz w:val="16"/>
                    <w:szCs w:val="16"/>
                  </w:rPr>
                  <m:t>|t=1,…,N</m:t>
                </m:r>
              </m:oMath>
            </m:oMathPara>
          </w:p>
        </w:tc>
        <w:tc>
          <w:tcPr>
            <w:tcW w:w="2317" w:type="pct"/>
          </w:tcPr>
          <w:p w14:paraId="12EA88B7"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Interannual variability in catch</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34B6E4F4" w14:textId="77777777" w:rsidTr="009A3541">
        <w:tblPrEx>
          <w:jc w:val="left"/>
        </w:tblPrEx>
        <w:tc>
          <w:tcPr>
            <w:tcW w:w="881" w:type="pct"/>
          </w:tcPr>
          <w:p w14:paraId="666A0DFC"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Average Annual </w:t>
            </w:r>
            <w:r w:rsidRPr="00C9068F">
              <w:rPr>
                <w:rFonts w:ascii="Times New Roman" w:hAnsi="Times New Roman"/>
                <w:i/>
                <w:iCs/>
                <w:sz w:val="16"/>
                <w:szCs w:val="16"/>
              </w:rPr>
              <w:t>F</w:t>
            </w:r>
            <w:r w:rsidRPr="00C9068F">
              <w:rPr>
                <w:rFonts w:ascii="Times New Roman" w:hAnsi="Times New Roman"/>
                <w:sz w:val="16"/>
                <w:szCs w:val="16"/>
              </w:rPr>
              <w:t xml:space="preserve"> Variation</w:t>
            </w:r>
          </w:p>
        </w:tc>
        <w:tc>
          <w:tcPr>
            <w:tcW w:w="1802" w:type="pct"/>
          </w:tcPr>
          <w:p w14:paraId="0DA7606E" w14:textId="77777777" w:rsidR="009A3541" w:rsidRPr="00C9068F" w:rsidRDefault="00000000" w:rsidP="00D951E2">
            <w:pPr>
              <w:pStyle w:val="Compact"/>
              <w:rPr>
                <w:rFonts w:ascii="Times New Roman" w:hAnsi="Times New Roman"/>
                <w:sz w:val="16"/>
                <w:szCs w:val="16"/>
              </w:rPr>
            </w:pPr>
            <m:oMathPara>
              <m:oMath>
                <m:f>
                  <m:fPr>
                    <m:ctrlPr>
                      <w:ins w:id="389" w:author="Chengxue Li" w:date="2026-01-19T17:00:00Z" w16du:dateUtc="2026-01-19T22:00:00Z">
                        <w:rPr>
                          <w:rFonts w:ascii="Cambria Math" w:hAnsi="Cambria Math"/>
                          <w:sz w:val="16"/>
                          <w:szCs w:val="16"/>
                        </w:rPr>
                      </w:ins>
                    </m:ctrlPr>
                  </m:fPr>
                  <m:num>
                    <m:nary>
                      <m:naryPr>
                        <m:chr m:val="∑"/>
                        <m:limLoc m:val="undOvr"/>
                        <m:ctrlPr>
                          <w:ins w:id="390"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d>
                          <m:dPr>
                            <m:begChr m:val="|"/>
                            <m:endChr m:val="|"/>
                            <m:ctrlPr>
                              <w:ins w:id="391" w:author="Chengxue Li" w:date="2026-01-19T17:00:00Z" w16du:dateUtc="2026-01-19T22:00:00Z">
                                <w:rPr>
                                  <w:rFonts w:ascii="Cambria Math" w:hAnsi="Cambria Math"/>
                                  <w:sz w:val="16"/>
                                  <w:szCs w:val="16"/>
                                </w:rPr>
                              </w:ins>
                            </m:ctrlPr>
                          </m:dPr>
                          <m:e>
                            <m:sSup>
                              <m:sSupPr>
                                <m:ctrlPr>
                                  <w:ins w:id="392" w:author="Chengxue Li" w:date="2026-01-19T17:00:00Z" w16du:dateUtc="2026-01-19T22:00:00Z">
                                    <w:rPr>
                                      <w:rFonts w:ascii="Cambria Math" w:hAnsi="Cambria Math"/>
                                      <w:sz w:val="16"/>
                                      <w:szCs w:val="16"/>
                                    </w:rPr>
                                  </w:ins>
                                </m:ctrlPr>
                              </m:sSupPr>
                              <m:e>
                                <m:sSub>
                                  <m:sSubPr>
                                    <m:ctrlPr>
                                      <w:ins w:id="393"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m:t>
                                    </m:r>
                                  </m:sub>
                                </m:sSub>
                              </m:e>
                              <m:sup>
                                <m:r>
                                  <w:rPr>
                                    <w:rFonts w:ascii="Cambria Math" w:hAnsi="Cambria Math"/>
                                    <w:sz w:val="16"/>
                                    <w:szCs w:val="16"/>
                                  </w:rPr>
                                  <m:t>(t)</m:t>
                                </m:r>
                              </m:sup>
                            </m:sSup>
                            <m:r>
                              <m:rPr>
                                <m:sty m:val="p"/>
                              </m:rPr>
                              <w:rPr>
                                <w:rFonts w:ascii="Cambria Math" w:hAnsi="Cambria Math"/>
                                <w:sz w:val="16"/>
                                <w:szCs w:val="16"/>
                              </w:rPr>
                              <m:t>-</m:t>
                            </m:r>
                            <m:sSup>
                              <m:sSupPr>
                                <m:ctrlPr>
                                  <w:ins w:id="394" w:author="Chengxue Li" w:date="2026-01-19T17:00:00Z" w16du:dateUtc="2026-01-19T22:00:00Z">
                                    <w:rPr>
                                      <w:rFonts w:ascii="Cambria Math" w:hAnsi="Cambria Math"/>
                                      <w:sz w:val="16"/>
                                      <w:szCs w:val="16"/>
                                    </w:rPr>
                                  </w:ins>
                                </m:ctrlPr>
                              </m:sSupPr>
                              <m:e>
                                <m:sSub>
                                  <m:sSubPr>
                                    <m:ctrlPr>
                                      <w:ins w:id="395"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y-1</m:t>
                                    </m:r>
                                  </m:sub>
                                </m:sSub>
                              </m:e>
                              <m:sup>
                                <m:r>
                                  <w:rPr>
                                    <w:rFonts w:ascii="Cambria Math" w:hAnsi="Cambria Math"/>
                                    <w:sz w:val="16"/>
                                    <w:szCs w:val="16"/>
                                  </w:rPr>
                                  <m:t>(t)</m:t>
                                </m:r>
                              </m:sup>
                            </m:sSup>
                          </m:e>
                        </m:d>
                      </m:e>
                    </m:nary>
                  </m:num>
                  <m:den>
                    <m:nary>
                      <m:naryPr>
                        <m:chr m:val="∑"/>
                        <m:limLoc m:val="undOvr"/>
                        <m:ctrlPr>
                          <w:ins w:id="396"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sSup>
                          <m:sSupPr>
                            <m:ctrlPr>
                              <w:ins w:id="397" w:author="Chengxue Li" w:date="2026-01-19T17:00:00Z" w16du:dateUtc="2026-01-19T22:00:00Z">
                                <w:rPr>
                                  <w:rFonts w:ascii="Cambria Math" w:hAnsi="Cambria Math"/>
                                  <w:sz w:val="16"/>
                                  <w:szCs w:val="16"/>
                                </w:rPr>
                              </w:ins>
                            </m:ctrlPr>
                          </m:sSupPr>
                          <m:e>
                            <m:sSub>
                              <m:sSubPr>
                                <m:ctrlPr>
                                  <w:ins w:id="398" w:author="Chengxue Li" w:date="2026-01-19T17:00:00Z" w16du:dateUtc="2026-01-19T22:00:00Z">
                                    <w:rPr>
                                      <w:rFonts w:ascii="Cambria Math" w:hAnsi="Cambria Math"/>
                                      <w:sz w:val="16"/>
                                      <w:szCs w:val="16"/>
                                    </w:rPr>
                                  </w:ins>
                                </m:ctrlPr>
                              </m:sSubPr>
                              <m:e>
                                <m:r>
                                  <w:rPr>
                                    <w:rFonts w:ascii="Cambria Math" w:hAnsi="Cambria Math"/>
                                    <w:sz w:val="16"/>
                                    <w:szCs w:val="16"/>
                                  </w:rPr>
                                  <m:t>F</m:t>
                                </m:r>
                              </m:e>
                              <m:sub>
                                <m:r>
                                  <w:rPr>
                                    <w:rFonts w:ascii="Cambria Math" w:hAnsi="Cambria Math"/>
                                    <w:sz w:val="16"/>
                                    <w:szCs w:val="16"/>
                                  </w:rPr>
                                  <m:t>y-1</m:t>
                                </m:r>
                              </m:sub>
                            </m:sSub>
                          </m:e>
                          <m:sup>
                            <m:r>
                              <w:rPr>
                                <w:rFonts w:ascii="Cambria Math" w:hAnsi="Cambria Math"/>
                                <w:sz w:val="16"/>
                                <w:szCs w:val="16"/>
                              </w:rPr>
                              <m:t>(t)</m:t>
                            </m:r>
                          </m:sup>
                        </m:sSup>
                      </m:e>
                    </m:nary>
                  </m:den>
                </m:f>
                <m:r>
                  <w:rPr>
                    <w:rFonts w:ascii="Cambria Math" w:hAnsi="Cambria Math"/>
                    <w:sz w:val="16"/>
                    <w:szCs w:val="16"/>
                  </w:rPr>
                  <m:t>|t=1,…,N</m:t>
                </m:r>
              </m:oMath>
            </m:oMathPara>
          </w:p>
        </w:tc>
        <w:tc>
          <w:tcPr>
            <w:tcW w:w="2317" w:type="pct"/>
          </w:tcPr>
          <w:p w14:paraId="692B144E"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Interannual variability in </w:t>
            </w:r>
            <w:r w:rsidRPr="00C9068F">
              <w:rPr>
                <w:rFonts w:ascii="Times New Roman" w:hAnsi="Times New Roman"/>
                <w:i/>
                <w:sz w:val="16"/>
                <w:szCs w:val="16"/>
              </w:rPr>
              <w:t>F</w:t>
            </w:r>
            <w:r>
              <w:rPr>
                <w:rFonts w:ascii="Times New Roman" w:hAnsi="Times New Roman"/>
                <w:i/>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29A67C9D"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677A3EB4"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Average Annual </w:t>
            </w:r>
            <w:r w:rsidRPr="00C9068F">
              <w:rPr>
                <w:rFonts w:ascii="Times New Roman" w:hAnsi="Times New Roman"/>
                <w:i/>
                <w:iCs/>
                <w:sz w:val="16"/>
                <w:szCs w:val="16"/>
              </w:rPr>
              <w:t>SSB</w:t>
            </w:r>
            <w:r w:rsidRPr="00C9068F">
              <w:rPr>
                <w:rFonts w:ascii="Times New Roman" w:hAnsi="Times New Roman"/>
                <w:sz w:val="16"/>
                <w:szCs w:val="16"/>
              </w:rPr>
              <w:t xml:space="preserve"> Variation</w:t>
            </w:r>
          </w:p>
        </w:tc>
        <w:tc>
          <w:tcPr>
            <w:tcW w:w="1802" w:type="pct"/>
          </w:tcPr>
          <w:p w14:paraId="57C465F7" w14:textId="77777777" w:rsidR="009A3541" w:rsidRPr="00C9068F" w:rsidRDefault="00000000" w:rsidP="00D951E2">
            <w:pPr>
              <w:pStyle w:val="Compact"/>
              <w:rPr>
                <w:rFonts w:ascii="Times New Roman" w:hAnsi="Times New Roman"/>
                <w:sz w:val="16"/>
                <w:szCs w:val="16"/>
              </w:rPr>
            </w:pPr>
            <m:oMathPara>
              <m:oMath>
                <m:f>
                  <m:fPr>
                    <m:ctrlPr>
                      <w:ins w:id="399" w:author="Chengxue Li" w:date="2026-01-19T17:00:00Z" w16du:dateUtc="2026-01-19T22:00:00Z">
                        <w:rPr>
                          <w:rFonts w:ascii="Cambria Math" w:hAnsi="Cambria Math"/>
                          <w:sz w:val="16"/>
                          <w:szCs w:val="16"/>
                        </w:rPr>
                      </w:ins>
                    </m:ctrlPr>
                  </m:fPr>
                  <m:num>
                    <m:nary>
                      <m:naryPr>
                        <m:chr m:val="∑"/>
                        <m:limLoc m:val="undOvr"/>
                        <m:ctrlPr>
                          <w:ins w:id="400"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d>
                          <m:dPr>
                            <m:begChr m:val="|"/>
                            <m:endChr m:val="|"/>
                            <m:ctrlPr>
                              <w:ins w:id="401" w:author="Chengxue Li" w:date="2026-01-19T17:00:00Z" w16du:dateUtc="2026-01-19T22:00:00Z">
                                <w:rPr>
                                  <w:rFonts w:ascii="Cambria Math" w:hAnsi="Cambria Math"/>
                                  <w:sz w:val="16"/>
                                  <w:szCs w:val="16"/>
                                </w:rPr>
                              </w:ins>
                            </m:ctrlPr>
                          </m:dPr>
                          <m:e>
                            <m:sSup>
                              <m:sSupPr>
                                <m:ctrlPr>
                                  <w:ins w:id="402" w:author="Chengxue Li" w:date="2026-01-19T17:00:00Z" w16du:dateUtc="2026-01-19T22:00:00Z">
                                    <w:rPr>
                                      <w:rFonts w:ascii="Cambria Math" w:hAnsi="Cambria Math"/>
                                      <w:sz w:val="16"/>
                                      <w:szCs w:val="16"/>
                                    </w:rPr>
                                  </w:ins>
                                </m:ctrlPr>
                              </m:sSupPr>
                              <m:e>
                                <m:sSub>
                                  <m:sSubPr>
                                    <m:ctrlPr>
                                      <w:ins w:id="403" w:author="Chengxue Li" w:date="2026-01-19T17:00:00Z" w16du:dateUtc="2026-01-19T22:00:00Z">
                                        <w:rPr>
                                          <w:rFonts w:ascii="Cambria Math" w:hAnsi="Cambria Math"/>
                                          <w:sz w:val="16"/>
                                          <w:szCs w:val="16"/>
                                        </w:rPr>
                                      </w:ins>
                                    </m:ctrlPr>
                                  </m:sSubPr>
                                  <m:e>
                                    <m:r>
                                      <w:rPr>
                                        <w:rFonts w:ascii="Cambria Math" w:hAnsi="Cambria Math"/>
                                        <w:sz w:val="16"/>
                                        <w:szCs w:val="16"/>
                                      </w:rPr>
                                      <m:t>SSB</m:t>
                                    </m:r>
                                  </m:e>
                                  <m:sub>
                                    <m:r>
                                      <w:rPr>
                                        <w:rFonts w:ascii="Cambria Math" w:hAnsi="Cambria Math"/>
                                        <w:sz w:val="16"/>
                                        <w:szCs w:val="16"/>
                                      </w:rPr>
                                      <m:t>y</m:t>
                                    </m:r>
                                  </m:sub>
                                </m:sSub>
                              </m:e>
                              <m:sup>
                                <m:r>
                                  <w:rPr>
                                    <w:rFonts w:ascii="Cambria Math" w:hAnsi="Cambria Math"/>
                                    <w:sz w:val="16"/>
                                    <w:szCs w:val="16"/>
                                  </w:rPr>
                                  <m:t>(t)</m:t>
                                </m:r>
                              </m:sup>
                            </m:sSup>
                            <m:r>
                              <m:rPr>
                                <m:sty m:val="p"/>
                              </m:rPr>
                              <w:rPr>
                                <w:rFonts w:ascii="Cambria Math" w:hAnsi="Cambria Math"/>
                                <w:sz w:val="16"/>
                                <w:szCs w:val="16"/>
                              </w:rPr>
                              <m:t>-</m:t>
                            </m:r>
                            <m:sSup>
                              <m:sSupPr>
                                <m:ctrlPr>
                                  <w:ins w:id="404" w:author="Chengxue Li" w:date="2026-01-19T17:00:00Z" w16du:dateUtc="2026-01-19T22:00:00Z">
                                    <w:rPr>
                                      <w:rFonts w:ascii="Cambria Math" w:hAnsi="Cambria Math"/>
                                      <w:sz w:val="16"/>
                                      <w:szCs w:val="16"/>
                                    </w:rPr>
                                  </w:ins>
                                </m:ctrlPr>
                              </m:sSupPr>
                              <m:e>
                                <m:sSub>
                                  <m:sSubPr>
                                    <m:ctrlPr>
                                      <w:ins w:id="405" w:author="Chengxue Li" w:date="2026-01-19T17:00:00Z" w16du:dateUtc="2026-01-19T22:00:00Z">
                                        <w:rPr>
                                          <w:rFonts w:ascii="Cambria Math" w:hAnsi="Cambria Math"/>
                                          <w:sz w:val="16"/>
                                          <w:szCs w:val="16"/>
                                        </w:rPr>
                                      </w:ins>
                                    </m:ctrlPr>
                                  </m:sSubPr>
                                  <m:e>
                                    <m:r>
                                      <w:rPr>
                                        <w:rFonts w:ascii="Cambria Math" w:hAnsi="Cambria Math"/>
                                        <w:sz w:val="16"/>
                                        <w:szCs w:val="16"/>
                                      </w:rPr>
                                      <m:t>SSB</m:t>
                                    </m:r>
                                  </m:e>
                                  <m:sub>
                                    <m:r>
                                      <w:rPr>
                                        <w:rFonts w:ascii="Cambria Math" w:hAnsi="Cambria Math"/>
                                        <w:sz w:val="16"/>
                                        <w:szCs w:val="16"/>
                                      </w:rPr>
                                      <m:t>y-1</m:t>
                                    </m:r>
                                  </m:sub>
                                </m:sSub>
                              </m:e>
                              <m:sup>
                                <m:r>
                                  <w:rPr>
                                    <w:rFonts w:ascii="Cambria Math" w:hAnsi="Cambria Math"/>
                                    <w:sz w:val="16"/>
                                    <w:szCs w:val="16"/>
                                  </w:rPr>
                                  <m:t>(t)</m:t>
                                </m:r>
                              </m:sup>
                            </m:sSup>
                          </m:e>
                        </m:d>
                      </m:e>
                    </m:nary>
                  </m:num>
                  <m:den>
                    <m:nary>
                      <m:naryPr>
                        <m:chr m:val="∑"/>
                        <m:limLoc m:val="undOvr"/>
                        <m:ctrlPr>
                          <w:ins w:id="406"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=2</m:t>
                        </m:r>
                      </m:sub>
                      <m:sup>
                        <m:r>
                          <w:rPr>
                            <w:rFonts w:ascii="Cambria Math" w:hAnsi="Cambria Math"/>
                            <w:sz w:val="16"/>
                            <w:szCs w:val="16"/>
                          </w:rPr>
                          <m:t>n</m:t>
                        </m:r>
                      </m:sup>
                      <m:e>
                        <m:sSup>
                          <m:sSupPr>
                            <m:ctrlPr>
                              <w:ins w:id="407" w:author="Chengxue Li" w:date="2026-01-19T17:00:00Z" w16du:dateUtc="2026-01-19T22:00:00Z">
                                <w:rPr>
                                  <w:rFonts w:ascii="Cambria Math" w:hAnsi="Cambria Math"/>
                                  <w:sz w:val="16"/>
                                  <w:szCs w:val="16"/>
                                </w:rPr>
                              </w:ins>
                            </m:ctrlPr>
                          </m:sSupPr>
                          <m:e>
                            <m:sSub>
                              <m:sSubPr>
                                <m:ctrlPr>
                                  <w:ins w:id="408" w:author="Chengxue Li" w:date="2026-01-19T17:00:00Z" w16du:dateUtc="2026-01-19T22:00:00Z">
                                    <w:rPr>
                                      <w:rFonts w:ascii="Cambria Math" w:hAnsi="Cambria Math"/>
                                      <w:sz w:val="16"/>
                                      <w:szCs w:val="16"/>
                                    </w:rPr>
                                  </w:ins>
                                </m:ctrlPr>
                              </m:sSubPr>
                              <m:e>
                                <m:r>
                                  <w:rPr>
                                    <w:rFonts w:ascii="Cambria Math" w:hAnsi="Cambria Math"/>
                                    <w:sz w:val="16"/>
                                    <w:szCs w:val="16"/>
                                  </w:rPr>
                                  <m:t>SSB</m:t>
                                </m:r>
                              </m:e>
                              <m:sub>
                                <m:r>
                                  <w:rPr>
                                    <w:rFonts w:ascii="Cambria Math" w:hAnsi="Cambria Math"/>
                                    <w:sz w:val="16"/>
                                    <w:szCs w:val="16"/>
                                  </w:rPr>
                                  <m:t>y-1</m:t>
                                </m:r>
                              </m:sub>
                            </m:sSub>
                          </m:e>
                          <m:sup>
                            <m:r>
                              <w:rPr>
                                <w:rFonts w:ascii="Cambria Math" w:hAnsi="Cambria Math"/>
                                <w:sz w:val="16"/>
                                <w:szCs w:val="16"/>
                              </w:rPr>
                              <m:t>(t)</m:t>
                            </m:r>
                          </m:sup>
                        </m:sSup>
                      </m:e>
                    </m:nary>
                  </m:den>
                </m:f>
                <m:r>
                  <w:rPr>
                    <w:rFonts w:ascii="Cambria Math" w:hAnsi="Cambria Math"/>
                    <w:sz w:val="16"/>
                    <w:szCs w:val="16"/>
                  </w:rPr>
                  <m:t>|t=1,…,N</m:t>
                </m:r>
              </m:oMath>
            </m:oMathPara>
          </w:p>
        </w:tc>
        <w:tc>
          <w:tcPr>
            <w:tcW w:w="2317" w:type="pct"/>
          </w:tcPr>
          <w:p w14:paraId="2488A81F"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sz w:val="16"/>
                <w:szCs w:val="16"/>
              </w:rPr>
              <w:t xml:space="preserve">Interannual variability in </w:t>
            </w:r>
            <w:r w:rsidRPr="00C9068F">
              <w:rPr>
                <w:rFonts w:ascii="Times New Roman" w:hAnsi="Times New Roman"/>
                <w:i/>
                <w:sz w:val="16"/>
                <w:szCs w:val="16"/>
              </w:rPr>
              <w:t>SSB</w:t>
            </w:r>
            <w:r>
              <w:rPr>
                <w:rFonts w:ascii="Times New Roman" w:hAnsi="Times New Roman"/>
                <w:i/>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61F12935" w14:textId="77777777" w:rsidTr="009A3541">
        <w:tblPrEx>
          <w:jc w:val="left"/>
        </w:tblPrEx>
        <w:tc>
          <w:tcPr>
            <w:tcW w:w="881" w:type="pct"/>
          </w:tcPr>
          <w:p w14:paraId="73075438"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hint="eastAsia"/>
                <w:sz w:val="16"/>
                <w:szCs w:val="16"/>
              </w:rPr>
              <w:t xml:space="preserve">Relative Bias in Model Parameter </w:t>
            </w:r>
          </w:p>
        </w:tc>
        <w:tc>
          <w:tcPr>
            <w:tcW w:w="1802" w:type="pct"/>
          </w:tcPr>
          <w:p w14:paraId="7B36E997" w14:textId="77777777" w:rsidR="009A3541" w:rsidRPr="00C9068F" w:rsidRDefault="00000000" w:rsidP="00D951E2">
            <w:pPr>
              <w:pStyle w:val="Compact"/>
              <w:rPr>
                <w:rFonts w:ascii="Times New Roman" w:hAnsi="Times New Roman"/>
                <w:sz w:val="16"/>
                <w:szCs w:val="16"/>
              </w:rPr>
            </w:pPr>
            <m:oMathPara>
              <m:oMath>
                <m:f>
                  <m:fPr>
                    <m:ctrlPr>
                      <w:ins w:id="409" w:author="Chengxue Li" w:date="2026-01-19T17:00:00Z" w16du:dateUtc="2026-01-19T22:00:00Z">
                        <w:rPr>
                          <w:rFonts w:ascii="Cambria Math" w:hAnsi="Cambria Math"/>
                          <w:sz w:val="16"/>
                          <w:szCs w:val="16"/>
                        </w:rPr>
                      </w:ins>
                    </m:ctrlPr>
                  </m:fPr>
                  <m:num>
                    <m:sSup>
                      <m:sSupPr>
                        <m:ctrlPr>
                          <w:ins w:id="410" w:author="Chengxue Li" w:date="2026-01-19T17:00:00Z" w16du:dateUtc="2026-01-19T22:00:00Z">
                            <w:rPr>
                              <w:rFonts w:ascii="Cambria Math" w:hAnsi="Cambria Math"/>
                              <w:sz w:val="16"/>
                              <w:szCs w:val="16"/>
                            </w:rPr>
                          </w:ins>
                        </m:ctrlPr>
                      </m:sSupPr>
                      <m:e>
                        <m:acc>
                          <m:accPr>
                            <m:ctrlPr>
                              <w:ins w:id="411" w:author="Chengxue Li" w:date="2026-01-19T17:00:00Z" w16du:dateUtc="2026-01-19T22:00:00Z">
                                <w:rPr>
                                  <w:rFonts w:ascii="Cambria Math" w:hAnsi="Cambria Math"/>
                                  <w:sz w:val="16"/>
                                  <w:szCs w:val="16"/>
                                </w:rPr>
                              </w:ins>
                            </m:ctrlPr>
                          </m:accPr>
                          <m:e>
                            <m:r>
                              <w:rPr>
                                <w:rFonts w:ascii="Cambria Math" w:hAnsi="Cambria Math"/>
                                <w:sz w:val="16"/>
                                <w:szCs w:val="16"/>
                              </w:rPr>
                              <m:t>β</m:t>
                            </m:r>
                          </m:e>
                        </m:acc>
                      </m:e>
                      <m:sup>
                        <m:r>
                          <w:rPr>
                            <w:rFonts w:ascii="Cambria Math" w:hAnsi="Cambria Math"/>
                            <w:sz w:val="16"/>
                            <w:szCs w:val="16"/>
                          </w:rPr>
                          <m:t>(t)</m:t>
                        </m:r>
                      </m:sup>
                    </m:sSup>
                    <m:r>
                      <m:rPr>
                        <m:sty m:val="p"/>
                      </m:rPr>
                      <w:rPr>
                        <w:rFonts w:ascii="Cambria Math" w:hAnsi="Cambria Math"/>
                        <w:sz w:val="16"/>
                        <w:szCs w:val="16"/>
                      </w:rPr>
                      <m:t>-</m:t>
                    </m:r>
                    <m:r>
                      <w:rPr>
                        <w:rFonts w:ascii="Cambria Math" w:hAnsi="Cambria Math"/>
                        <w:sz w:val="16"/>
                        <w:szCs w:val="16"/>
                      </w:rPr>
                      <m:t>β</m:t>
                    </m:r>
                  </m:num>
                  <m:den>
                    <m:r>
                      <w:rPr>
                        <w:rFonts w:ascii="Cambria Math" w:hAnsi="Cambria Math"/>
                        <w:sz w:val="16"/>
                        <w:szCs w:val="16"/>
                      </w:rPr>
                      <m:t>β</m:t>
                    </m:r>
                  </m:den>
                </m:f>
                <m:r>
                  <w:rPr>
                    <w:rFonts w:ascii="Cambria Math" w:hAnsi="Cambria Math"/>
                    <w:sz w:val="16"/>
                    <w:szCs w:val="16"/>
                  </w:rPr>
                  <m:t>|t=1,…,N</m:t>
                </m:r>
              </m:oMath>
            </m:oMathPara>
          </w:p>
        </w:tc>
        <w:tc>
          <w:tcPr>
            <w:tcW w:w="2317" w:type="pct"/>
          </w:tcPr>
          <w:p w14:paraId="04AC52CD"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hint="eastAsia"/>
                <w:sz w:val="16"/>
                <w:szCs w:val="16"/>
              </w:rPr>
              <w:t xml:space="preserve">Relative bias of the estimated model parameter </w:t>
            </w:r>
            <m:oMath>
              <m:acc>
                <m:accPr>
                  <m:ctrlPr>
                    <w:ins w:id="412" w:author="Chengxue Li" w:date="2026-01-19T17:00:00Z" w16du:dateUtc="2026-01-19T22:00:00Z">
                      <w:rPr>
                        <w:rFonts w:ascii="Cambria Math" w:hAnsi="Cambria Math"/>
                        <w:sz w:val="16"/>
                        <w:szCs w:val="16"/>
                      </w:rPr>
                    </w:ins>
                  </m:ctrlPr>
                </m:accPr>
                <m:e>
                  <m:r>
                    <w:rPr>
                      <w:rFonts w:ascii="Cambria Math" w:hAnsi="Cambria Math"/>
                      <w:sz w:val="16"/>
                      <w:szCs w:val="16"/>
                    </w:rPr>
                    <m:t>β</m:t>
                  </m:r>
                </m:e>
              </m:acc>
            </m:oMath>
            <w:r w:rsidRPr="00C9068F">
              <w:rPr>
                <w:rFonts w:ascii="Times New Roman" w:hAnsi="Times New Roman" w:hint="eastAsia"/>
                <w:sz w:val="16"/>
                <w:szCs w:val="16"/>
              </w:rPr>
              <w:t xml:space="preserve"> to the true model parameter </w:t>
            </w:r>
            <m:oMath>
              <m:r>
                <w:rPr>
                  <w:rFonts w:ascii="Cambria Math" w:hAnsi="Cambria Math"/>
                  <w:sz w:val="16"/>
                  <w:szCs w:val="16"/>
                </w:rPr>
                <m:t>β</m:t>
              </m:r>
            </m:oMath>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3C09FA3A"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7BC6D2EE"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hint="eastAsia"/>
                <w:sz w:val="16"/>
                <w:szCs w:val="16"/>
              </w:rPr>
              <w:t>Mean Relative Bias in Management Quantity</w:t>
            </w:r>
          </w:p>
        </w:tc>
        <w:tc>
          <w:tcPr>
            <w:tcW w:w="1802" w:type="pct"/>
          </w:tcPr>
          <w:p w14:paraId="1596FE42" w14:textId="77777777" w:rsidR="009A3541" w:rsidRPr="00C9068F" w:rsidRDefault="00000000" w:rsidP="00D951E2">
            <w:pPr>
              <w:pStyle w:val="Compact"/>
              <w:rPr>
                <w:rFonts w:ascii="Times New Roman" w:hAnsi="Times New Roman"/>
                <w:sz w:val="16"/>
                <w:szCs w:val="16"/>
              </w:rPr>
            </w:pPr>
            <m:oMathPara>
              <m:oMath>
                <m:f>
                  <m:fPr>
                    <m:ctrlPr>
                      <w:ins w:id="413" w:author="Chengxue Li" w:date="2026-01-19T17:00:00Z" w16du:dateUtc="2026-01-19T22:00:00Z">
                        <w:rPr>
                          <w:rFonts w:ascii="Cambria Math" w:hAnsi="Cambria Math"/>
                          <w:sz w:val="16"/>
                          <w:szCs w:val="16"/>
                        </w:rPr>
                      </w:ins>
                    </m:ctrlPr>
                  </m:fPr>
                  <m:num>
                    <m:r>
                      <m:rPr>
                        <m:sty m:val="p"/>
                      </m:rPr>
                      <w:rPr>
                        <w:rFonts w:ascii="Cambria Math" w:hAnsi="Cambria Math"/>
                        <w:sz w:val="16"/>
                        <w:szCs w:val="16"/>
                      </w:rPr>
                      <m:t>1</m:t>
                    </m:r>
                  </m:num>
                  <m:den>
                    <m:r>
                      <w:rPr>
                        <w:rFonts w:ascii="Cambria Math" w:hAnsi="Cambria Math"/>
                        <w:sz w:val="16"/>
                        <w:szCs w:val="16"/>
                      </w:rPr>
                      <m:t>n</m:t>
                    </m:r>
                  </m:den>
                </m:f>
                <m:nary>
                  <m:naryPr>
                    <m:chr m:val="∑"/>
                    <m:limLoc m:val="undOvr"/>
                    <m:ctrlPr>
                      <w:ins w:id="414" w:author="Chengxue Li" w:date="2026-01-19T17:00:00Z" w16du:dateUtc="2026-01-19T22:00:00Z">
                        <w:rPr>
                          <w:rFonts w:ascii="Cambria Math" w:hAnsi="Cambria Math"/>
                          <w:sz w:val="16"/>
                          <w:szCs w:val="16"/>
                        </w:rPr>
                      </w:ins>
                    </m:ctrlPr>
                  </m:naryPr>
                  <m:sub>
                    <m:r>
                      <w:rPr>
                        <w:rFonts w:ascii="Cambria Math" w:hAnsi="Cambria Math"/>
                        <w:sz w:val="16"/>
                        <w:szCs w:val="16"/>
                      </w:rPr>
                      <m:t>y</m:t>
                    </m:r>
                    <m:r>
                      <m:rPr>
                        <m:sty m:val="p"/>
                      </m:rPr>
                      <w:rPr>
                        <w:rFonts w:ascii="Cambria Math" w:hAnsi="Cambria Math"/>
                        <w:sz w:val="16"/>
                        <w:szCs w:val="16"/>
                      </w:rPr>
                      <m:t>=1</m:t>
                    </m:r>
                  </m:sub>
                  <m:sup>
                    <m:r>
                      <w:rPr>
                        <w:rFonts w:ascii="Cambria Math" w:hAnsi="Cambria Math"/>
                        <w:sz w:val="16"/>
                        <w:szCs w:val="16"/>
                      </w:rPr>
                      <m:t>n</m:t>
                    </m:r>
                  </m:sup>
                  <m:e>
                    <m:f>
                      <m:fPr>
                        <m:ctrlPr>
                          <w:ins w:id="415" w:author="Chengxue Li" w:date="2026-01-19T17:00:00Z" w16du:dateUtc="2026-01-19T22:00:00Z">
                            <w:rPr>
                              <w:rFonts w:ascii="Cambria Math" w:hAnsi="Cambria Math"/>
                              <w:sz w:val="16"/>
                              <w:szCs w:val="16"/>
                            </w:rPr>
                          </w:ins>
                        </m:ctrlPr>
                      </m:fPr>
                      <m:num>
                        <m:sSup>
                          <m:sSupPr>
                            <m:ctrlPr>
                              <w:ins w:id="416" w:author="Chengxue Li" w:date="2026-01-19T17:00:00Z" w16du:dateUtc="2026-01-19T22:00:00Z">
                                <w:rPr>
                                  <w:rFonts w:ascii="Cambria Math" w:hAnsi="Cambria Math"/>
                                  <w:sz w:val="16"/>
                                  <w:szCs w:val="16"/>
                                </w:rPr>
                              </w:ins>
                            </m:ctrlPr>
                          </m:sSupPr>
                          <m:e>
                            <m:acc>
                              <m:accPr>
                                <m:ctrlPr>
                                  <w:ins w:id="417" w:author="Chengxue Li" w:date="2026-01-19T17:00:00Z" w16du:dateUtc="2026-01-19T22:00:00Z">
                                    <w:rPr>
                                      <w:rFonts w:ascii="Cambria Math" w:hAnsi="Cambria Math"/>
                                      <w:sz w:val="16"/>
                                      <w:szCs w:val="16"/>
                                    </w:rPr>
                                  </w:ins>
                                </m:ctrlPr>
                              </m:accPr>
                              <m:e>
                                <m:sSub>
                                  <m:sSubPr>
                                    <m:ctrlPr>
                                      <w:ins w:id="418" w:author="Chengxue Li" w:date="2026-01-19T17:00:00Z" w16du:dateUtc="2026-01-19T22:00:00Z">
                                        <w:rPr>
                                          <w:rFonts w:ascii="Cambria Math" w:hAnsi="Cambria Math"/>
                                          <w:sz w:val="16"/>
                                          <w:szCs w:val="16"/>
                                        </w:rPr>
                                      </w:ins>
                                    </m:ctrlPr>
                                  </m:sSubPr>
                                  <m:e>
                                    <m:r>
                                      <w:rPr>
                                        <w:rFonts w:ascii="Cambria Math" w:hAnsi="Cambria Math"/>
                                        <w:sz w:val="16"/>
                                        <w:szCs w:val="16"/>
                                      </w:rPr>
                                      <m:t>θ</m:t>
                                    </m:r>
                                  </m:e>
                                  <m:sub>
                                    <m:r>
                                      <w:rPr>
                                        <w:rFonts w:ascii="Cambria Math" w:hAnsi="Cambria Math"/>
                                        <w:sz w:val="16"/>
                                        <w:szCs w:val="16"/>
                                      </w:rPr>
                                      <m:t>y</m:t>
                                    </m:r>
                                  </m:sub>
                                </m:sSub>
                              </m:e>
                            </m:acc>
                          </m:e>
                          <m:sup>
                            <m:r>
                              <w:rPr>
                                <w:rFonts w:ascii="Cambria Math" w:hAnsi="Cambria Math"/>
                                <w:sz w:val="16"/>
                                <w:szCs w:val="16"/>
                              </w:rPr>
                              <m:t>(t)</m:t>
                            </m:r>
                          </m:sup>
                        </m:sSup>
                        <m:r>
                          <m:rPr>
                            <m:sty m:val="p"/>
                          </m:rPr>
                          <w:rPr>
                            <w:rFonts w:ascii="Cambria Math" w:hAnsi="Cambria Math"/>
                            <w:sz w:val="16"/>
                            <w:szCs w:val="16"/>
                          </w:rPr>
                          <m:t>-</m:t>
                        </m:r>
                        <m:sSup>
                          <m:sSupPr>
                            <m:ctrlPr>
                              <w:ins w:id="419" w:author="Chengxue Li" w:date="2026-01-19T17:00:00Z" w16du:dateUtc="2026-01-19T22:00:00Z">
                                <w:rPr>
                                  <w:rFonts w:ascii="Cambria Math" w:hAnsi="Cambria Math"/>
                                  <w:sz w:val="16"/>
                                  <w:szCs w:val="16"/>
                                </w:rPr>
                              </w:ins>
                            </m:ctrlPr>
                          </m:sSupPr>
                          <m:e>
                            <m:sSub>
                              <m:sSubPr>
                                <m:ctrlPr>
                                  <w:ins w:id="420" w:author="Chengxue Li" w:date="2026-01-19T17:00:00Z" w16du:dateUtc="2026-01-19T22:00:00Z">
                                    <w:rPr>
                                      <w:rFonts w:ascii="Cambria Math" w:hAnsi="Cambria Math"/>
                                      <w:sz w:val="16"/>
                                      <w:szCs w:val="16"/>
                                    </w:rPr>
                                  </w:ins>
                                </m:ctrlPr>
                              </m:sSubPr>
                              <m:e>
                                <m:r>
                                  <w:rPr>
                                    <w:rFonts w:ascii="Cambria Math" w:hAnsi="Cambria Math"/>
                                    <w:sz w:val="16"/>
                                    <w:szCs w:val="16"/>
                                  </w:rPr>
                                  <m:t>θ</m:t>
                                </m:r>
                              </m:e>
                              <m:sub>
                                <m:r>
                                  <w:rPr>
                                    <w:rFonts w:ascii="Cambria Math" w:hAnsi="Cambria Math"/>
                                    <w:sz w:val="16"/>
                                    <w:szCs w:val="16"/>
                                  </w:rPr>
                                  <m:t>y</m:t>
                                </m:r>
                              </m:sub>
                            </m:sSub>
                          </m:e>
                          <m:sup>
                            <m:r>
                              <w:rPr>
                                <w:rFonts w:ascii="Cambria Math" w:hAnsi="Cambria Math"/>
                                <w:sz w:val="16"/>
                                <w:szCs w:val="16"/>
                              </w:rPr>
                              <m:t>(t)</m:t>
                            </m:r>
                          </m:sup>
                        </m:sSup>
                      </m:num>
                      <m:den>
                        <m:sSup>
                          <m:sSupPr>
                            <m:ctrlPr>
                              <w:ins w:id="421" w:author="Chengxue Li" w:date="2026-01-19T17:00:00Z" w16du:dateUtc="2026-01-19T22:00:00Z">
                                <w:rPr>
                                  <w:rFonts w:ascii="Cambria Math" w:hAnsi="Cambria Math"/>
                                  <w:sz w:val="16"/>
                                  <w:szCs w:val="16"/>
                                </w:rPr>
                              </w:ins>
                            </m:ctrlPr>
                          </m:sSupPr>
                          <m:e>
                            <m:sSub>
                              <m:sSubPr>
                                <m:ctrlPr>
                                  <w:ins w:id="422" w:author="Chengxue Li" w:date="2026-01-19T17:00:00Z" w16du:dateUtc="2026-01-19T22:00:00Z">
                                    <w:rPr>
                                      <w:rFonts w:ascii="Cambria Math" w:hAnsi="Cambria Math"/>
                                      <w:sz w:val="16"/>
                                      <w:szCs w:val="16"/>
                                    </w:rPr>
                                  </w:ins>
                                </m:ctrlPr>
                              </m:sSubPr>
                              <m:e>
                                <m:r>
                                  <w:rPr>
                                    <w:rFonts w:ascii="Cambria Math" w:hAnsi="Cambria Math"/>
                                    <w:sz w:val="16"/>
                                    <w:szCs w:val="16"/>
                                  </w:rPr>
                                  <m:t>θ</m:t>
                                </m:r>
                              </m:e>
                              <m:sub>
                                <m:r>
                                  <w:rPr>
                                    <w:rFonts w:ascii="Cambria Math" w:hAnsi="Cambria Math"/>
                                    <w:sz w:val="16"/>
                                    <w:szCs w:val="16"/>
                                  </w:rPr>
                                  <m:t>y</m:t>
                                </m:r>
                              </m:sub>
                            </m:sSub>
                          </m:e>
                          <m:sup>
                            <m:r>
                              <w:rPr>
                                <w:rFonts w:ascii="Cambria Math" w:hAnsi="Cambria Math"/>
                                <w:sz w:val="16"/>
                                <w:szCs w:val="16"/>
                              </w:rPr>
                              <m:t>(t)</m:t>
                            </m:r>
                          </m:sup>
                        </m:sSup>
                      </m:den>
                    </m:f>
                  </m:e>
                </m:nary>
                <m:r>
                  <w:rPr>
                    <w:rFonts w:ascii="Cambria Math" w:hAnsi="Cambria Math"/>
                    <w:sz w:val="16"/>
                    <w:szCs w:val="16"/>
                  </w:rPr>
                  <m:t>|t=1,…,N</m:t>
                </m:r>
              </m:oMath>
            </m:oMathPara>
          </w:p>
        </w:tc>
        <w:tc>
          <w:tcPr>
            <w:tcW w:w="2317" w:type="pct"/>
          </w:tcPr>
          <w:p w14:paraId="5CA4DEF3" w14:textId="77777777" w:rsidR="009A3541" w:rsidRPr="00C9068F" w:rsidRDefault="009A3541" w:rsidP="00D951E2">
            <w:pPr>
              <w:pStyle w:val="Compact"/>
              <w:rPr>
                <w:rFonts w:ascii="Times New Roman" w:hAnsi="Times New Roman"/>
                <w:sz w:val="16"/>
                <w:szCs w:val="16"/>
              </w:rPr>
            </w:pPr>
            <w:r w:rsidRPr="00C9068F">
              <w:rPr>
                <w:rFonts w:ascii="Times New Roman" w:hAnsi="Times New Roman" w:hint="eastAsia"/>
                <w:sz w:val="16"/>
                <w:szCs w:val="16"/>
              </w:rPr>
              <w:t xml:space="preserve">Mean relative bias of the estimated management quantity </w:t>
            </w:r>
            <m:oMath>
              <m:acc>
                <m:accPr>
                  <m:ctrlPr>
                    <w:ins w:id="423" w:author="Chengxue Li" w:date="2026-01-19T17:00:00Z" w16du:dateUtc="2026-01-19T22:00:00Z">
                      <w:rPr>
                        <w:rFonts w:ascii="Cambria Math" w:hAnsi="Cambria Math"/>
                        <w:sz w:val="16"/>
                        <w:szCs w:val="16"/>
                      </w:rPr>
                    </w:ins>
                  </m:ctrlPr>
                </m:accPr>
                <m:e>
                  <m:r>
                    <w:rPr>
                      <w:rFonts w:ascii="Cambria Math" w:hAnsi="Cambria Math"/>
                      <w:sz w:val="16"/>
                      <w:szCs w:val="16"/>
                    </w:rPr>
                    <m:t>θ</m:t>
                  </m:r>
                </m:e>
              </m:acc>
            </m:oMath>
            <w:r w:rsidRPr="00C9068F">
              <w:rPr>
                <w:rFonts w:ascii="Times New Roman" w:hAnsi="Times New Roman" w:hint="eastAsia"/>
                <w:sz w:val="16"/>
                <w:szCs w:val="16"/>
              </w:rPr>
              <w:t xml:space="preserve"> compared to the true management quantity </w:t>
            </w:r>
            <m:oMath>
              <m:r>
                <w:rPr>
                  <w:rFonts w:ascii="Cambria Math" w:hAnsi="Cambria Math"/>
                  <w:sz w:val="16"/>
                  <w:szCs w:val="16"/>
                </w:rPr>
                <m:t>θ</m:t>
              </m:r>
            </m:oMath>
            <w:r w:rsidRPr="00C9068F">
              <w:rPr>
                <w:rFonts w:ascii="Times New Roman" w:hAnsi="Times New Roman" w:hint="eastAsia"/>
                <w:sz w:val="16"/>
                <w:szCs w:val="16"/>
              </w:rPr>
              <w:t xml:space="preserve"> over years</w:t>
            </w:r>
            <w:r>
              <w:rPr>
                <w:rFonts w:ascii="Times New Roman" w:hAnsi="Times New Roman"/>
                <w:sz w:val="16"/>
                <w:szCs w:val="16"/>
              </w:rPr>
              <w:t xml:space="preserve">. </w:t>
            </w:r>
            <w:r w:rsidRPr="009C5CD3">
              <w:rPr>
                <w:rFonts w:ascii="Times New Roman" w:hAnsi="Times New Roman"/>
                <w:sz w:val="16"/>
                <w:szCs w:val="16"/>
              </w:rPr>
              <w:t xml:space="preserve">Summarized across </w:t>
            </w:r>
            <w:r w:rsidRPr="00F2474F">
              <w:rPr>
                <w:rFonts w:ascii="Times New Roman" w:hAnsi="Times New Roman"/>
                <w:i/>
                <w:iCs/>
                <w:sz w:val="16"/>
                <w:szCs w:val="16"/>
              </w:rPr>
              <w:t>N</w:t>
            </w:r>
            <w:r w:rsidRPr="009C5CD3">
              <w:rPr>
                <w:rFonts w:ascii="Times New Roman" w:hAnsi="Times New Roman"/>
                <w:sz w:val="16"/>
                <w:szCs w:val="16"/>
              </w:rPr>
              <w:t xml:space="preserve"> realizations using the mean or median.</w:t>
            </w:r>
          </w:p>
        </w:tc>
      </w:tr>
      <w:tr w:rsidR="009A3541" w:rsidRPr="00C9068F" w14:paraId="55736386" w14:textId="77777777" w:rsidTr="009A3541">
        <w:tblPrEx>
          <w:jc w:val="left"/>
        </w:tblPrEx>
        <w:tc>
          <w:tcPr>
            <w:tcW w:w="881" w:type="pct"/>
          </w:tcPr>
          <w:p w14:paraId="65D156C3"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 xml:space="preserve">Score for Catch and </w:t>
            </w:r>
            <w:r w:rsidRPr="00E14220">
              <w:rPr>
                <w:rFonts w:ascii="Times New Roman" w:hAnsi="Times New Roman"/>
                <w:i/>
                <w:sz w:val="16"/>
                <w:szCs w:val="16"/>
              </w:rPr>
              <w:t>SSB</w:t>
            </w:r>
            <w:r>
              <w:rPr>
                <w:rFonts w:ascii="Times New Roman" w:hAnsi="Times New Roman"/>
                <w:sz w:val="16"/>
                <w:szCs w:val="16"/>
              </w:rPr>
              <w:t xml:space="preserve"> Related Performance Metrics</w:t>
            </w:r>
          </w:p>
        </w:tc>
        <w:tc>
          <w:tcPr>
            <w:tcW w:w="1802" w:type="pct"/>
          </w:tcPr>
          <w:p w14:paraId="2AFA72EC" w14:textId="77777777" w:rsidR="009A3541" w:rsidRPr="00C9068F" w:rsidRDefault="00000000" w:rsidP="00D951E2">
            <w:pPr>
              <w:pStyle w:val="Compact"/>
              <w:rPr>
                <w:rFonts w:ascii="Times New Roman" w:hAnsi="Times New Roman"/>
                <w:sz w:val="16"/>
                <w:szCs w:val="16"/>
              </w:rPr>
            </w:pPr>
            <m:oMathPara>
              <m:oMath>
                <m:f>
                  <m:fPr>
                    <m:ctrlPr>
                      <w:ins w:id="424" w:author="Chengxue Li" w:date="2026-01-19T17:00:00Z" w16du:dateUtc="2026-01-19T22:00:00Z">
                        <w:rPr>
                          <w:rFonts w:ascii="Cambria Math" w:hAnsi="Cambria Math"/>
                          <w:i/>
                          <w:sz w:val="16"/>
                          <w:szCs w:val="16"/>
                        </w:rPr>
                      </w:ins>
                    </m:ctrlPr>
                  </m:fPr>
                  <m:num>
                    <m:sSup>
                      <m:sSupPr>
                        <m:ctrlPr>
                          <w:ins w:id="425" w:author="Chengxue Li" w:date="2026-01-19T17:00:00Z" w16du:dateUtc="2026-01-19T22:00:00Z">
                            <w:rPr>
                              <w:rFonts w:ascii="Cambria Math" w:hAnsi="Cambria Math"/>
                              <w:sz w:val="16"/>
                              <w:szCs w:val="16"/>
                            </w:rPr>
                          </w:ins>
                        </m:ctrlPr>
                      </m:sSupPr>
                      <m:e>
                        <m:sSub>
                          <m:sSubPr>
                            <m:ctrlPr>
                              <w:ins w:id="426"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 xml:space="preserve">  EM</m:t>
                            </m:r>
                          </m:sub>
                        </m:sSub>
                      </m:e>
                      <m:sup>
                        <m:d>
                          <m:dPr>
                            <m:ctrlPr>
                              <w:ins w:id="427"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sSup>
                      <m:sSupPr>
                        <m:ctrlPr>
                          <w:ins w:id="428" w:author="Chengxue Li" w:date="2026-01-19T17:00:00Z" w16du:dateUtc="2026-01-19T22:00:00Z">
                            <w:rPr>
                              <w:rFonts w:ascii="Cambria Math" w:hAnsi="Cambria Math"/>
                              <w:sz w:val="16"/>
                              <w:szCs w:val="16"/>
                            </w:rPr>
                          </w:ins>
                        </m:ctrlPr>
                      </m:sSupPr>
                      <m:e>
                        <m:r>
                          <m:rPr>
                            <m:sty m:val="p"/>
                          </m:rPr>
                          <w:rPr>
                            <w:rFonts w:ascii="Cambria Math" w:hAnsi="Cambria Math"/>
                            <w:sz w:val="16"/>
                            <w:szCs w:val="16"/>
                          </w:rPr>
                          <m:t>min⁡</m:t>
                        </m:r>
                        <m:r>
                          <w:rPr>
                            <w:rFonts w:ascii="Cambria Math" w:hAnsi="Cambria Math"/>
                            <w:sz w:val="16"/>
                            <w:szCs w:val="16"/>
                          </w:rPr>
                          <m:t>(</m:t>
                        </m:r>
                        <m:sSub>
                          <m:sSubPr>
                            <m:ctrlPr>
                              <w:ins w:id="429"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ins w:id="430"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num>
                  <m:den>
                    <m:sSup>
                      <m:sSupPr>
                        <m:ctrlPr>
                          <w:ins w:id="431" w:author="Chengxue Li" w:date="2026-01-19T17:00:00Z" w16du:dateUtc="2026-01-19T22:00:00Z">
                            <w:rPr>
                              <w:rFonts w:ascii="Cambria Math" w:hAnsi="Cambria Math"/>
                              <w:sz w:val="16"/>
                              <w:szCs w:val="16"/>
                            </w:rPr>
                          </w:ins>
                        </m:ctrlPr>
                      </m:sSupPr>
                      <m:e>
                        <m:r>
                          <m:rPr>
                            <m:sty m:val="p"/>
                          </m:rPr>
                          <w:rPr>
                            <w:rFonts w:ascii="Cambria Math" w:hAnsi="Cambria Math"/>
                            <w:sz w:val="16"/>
                            <w:szCs w:val="16"/>
                          </w:rPr>
                          <m:t>max⁡</m:t>
                        </m:r>
                        <m:r>
                          <w:rPr>
                            <w:rFonts w:ascii="Cambria Math" w:hAnsi="Cambria Math"/>
                            <w:sz w:val="16"/>
                            <w:szCs w:val="16"/>
                          </w:rPr>
                          <m:t>(</m:t>
                        </m:r>
                        <m:sSub>
                          <m:sSubPr>
                            <m:ctrlPr>
                              <w:ins w:id="432"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ins w:id="433"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sSup>
                      <m:sSupPr>
                        <m:ctrlPr>
                          <w:ins w:id="434" w:author="Chengxue Li" w:date="2026-01-19T17:00:00Z" w16du:dateUtc="2026-01-19T22:00:00Z">
                            <w:rPr>
                              <w:rFonts w:ascii="Cambria Math" w:hAnsi="Cambria Math"/>
                              <w:sz w:val="16"/>
                              <w:szCs w:val="16"/>
                            </w:rPr>
                          </w:ins>
                        </m:ctrlPr>
                      </m:sSupPr>
                      <m:e>
                        <m:r>
                          <m:rPr>
                            <m:sty m:val="p"/>
                          </m:rPr>
                          <w:rPr>
                            <w:rFonts w:ascii="Cambria Math" w:hAnsi="Cambria Math"/>
                            <w:sz w:val="16"/>
                            <w:szCs w:val="16"/>
                          </w:rPr>
                          <m:t>min⁡</m:t>
                        </m:r>
                        <m:r>
                          <w:rPr>
                            <w:rFonts w:ascii="Cambria Math" w:hAnsi="Cambria Math"/>
                            <w:sz w:val="16"/>
                            <w:szCs w:val="16"/>
                          </w:rPr>
                          <m:t>(</m:t>
                        </m:r>
                        <m:sSub>
                          <m:sSubPr>
                            <m:ctrlPr>
                              <w:ins w:id="435"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ins w:id="436"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den>
                </m:f>
                <m:r>
                  <w:rPr>
                    <w:rFonts w:ascii="Cambria Math" w:hAnsi="Cambria Math"/>
                    <w:sz w:val="16"/>
                    <w:szCs w:val="16"/>
                  </w:rPr>
                  <m:t>|t=1,…,N</m:t>
                </m:r>
              </m:oMath>
            </m:oMathPara>
          </w:p>
        </w:tc>
        <w:tc>
          <w:tcPr>
            <w:tcW w:w="2317" w:type="pct"/>
          </w:tcPr>
          <w:p w14:paraId="651799C7" w14:textId="77777777" w:rsidR="009A3541" w:rsidRPr="008F2E18" w:rsidRDefault="009A3541" w:rsidP="00D951E2">
            <w:pPr>
              <w:pStyle w:val="Compact"/>
              <w:rPr>
                <w:rFonts w:ascii="Times New Roman" w:hAnsi="Times New Roman"/>
                <w:sz w:val="16"/>
                <w:szCs w:val="16"/>
              </w:rPr>
            </w:pPr>
            <w:r>
              <w:rPr>
                <w:rFonts w:ascii="Times New Roman" w:hAnsi="Times New Roman"/>
                <w:sz w:val="16"/>
                <w:szCs w:val="16"/>
              </w:rPr>
              <w:t>N</w:t>
            </w:r>
            <w:r w:rsidRPr="00C06549">
              <w:rPr>
                <w:rFonts w:ascii="Times New Roman" w:hAnsi="Times New Roman"/>
                <w:sz w:val="16"/>
                <w:szCs w:val="16"/>
              </w:rPr>
              <w:t xml:space="preserve">ormalized performance scores for each realization, scaled from 0 (worst) to 1 (best) across EMs. Summarized across </w:t>
            </w:r>
            <w:r w:rsidRPr="00BB3B11">
              <w:rPr>
                <w:rFonts w:ascii="Times New Roman" w:hAnsi="Times New Roman"/>
                <w:i/>
                <w:iCs/>
                <w:sz w:val="16"/>
                <w:szCs w:val="16"/>
              </w:rPr>
              <w:t>N</w:t>
            </w:r>
            <w:r w:rsidRPr="00C06549">
              <w:rPr>
                <w:rFonts w:ascii="Times New Roman" w:hAnsi="Times New Roman"/>
                <w:sz w:val="16"/>
                <w:szCs w:val="16"/>
              </w:rPr>
              <w:t xml:space="preserve"> realizations using mean or median.</w:t>
            </w:r>
          </w:p>
        </w:tc>
      </w:tr>
      <w:tr w:rsidR="009A3541" w:rsidRPr="00C9068F" w14:paraId="0A434FE7" w14:textId="77777777" w:rsidTr="009A3541">
        <w:tblPrEx>
          <w:jc w:val="left"/>
        </w:tblPrEx>
        <w:trPr>
          <w:cnfStyle w:val="000000100000" w:firstRow="0" w:lastRow="0" w:firstColumn="0" w:lastColumn="0" w:oddVBand="0" w:evenVBand="0" w:oddHBand="1" w:evenHBand="0" w:firstRowFirstColumn="0" w:firstRowLastColumn="0" w:lastRowFirstColumn="0" w:lastRowLastColumn="0"/>
        </w:trPr>
        <w:tc>
          <w:tcPr>
            <w:tcW w:w="881" w:type="pct"/>
          </w:tcPr>
          <w:p w14:paraId="46BDEBAA"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 xml:space="preserve">Score for </w:t>
            </w:r>
            <w:r w:rsidRPr="00E14220">
              <w:rPr>
                <w:rFonts w:ascii="Times New Roman" w:hAnsi="Times New Roman"/>
                <w:i/>
                <w:sz w:val="16"/>
                <w:szCs w:val="16"/>
              </w:rPr>
              <w:t>F</w:t>
            </w:r>
            <w:r>
              <w:rPr>
                <w:rFonts w:ascii="Times New Roman" w:hAnsi="Times New Roman"/>
                <w:sz w:val="16"/>
                <w:szCs w:val="16"/>
              </w:rPr>
              <w:t xml:space="preserve"> and Annual Variation Related Performance Metrics</w:t>
            </w:r>
          </w:p>
        </w:tc>
        <w:tc>
          <w:tcPr>
            <w:tcW w:w="1802" w:type="pct"/>
          </w:tcPr>
          <w:p w14:paraId="7F06A661" w14:textId="77777777" w:rsidR="009A3541" w:rsidRPr="00C9068F" w:rsidRDefault="009A3541" w:rsidP="00D951E2">
            <w:pPr>
              <w:pStyle w:val="Compact"/>
              <w:rPr>
                <w:rFonts w:ascii="Times New Roman" w:hAnsi="Times New Roman"/>
                <w:sz w:val="16"/>
                <w:szCs w:val="16"/>
              </w:rPr>
            </w:pPr>
            <m:oMathPara>
              <m:oMath>
                <m:r>
                  <w:rPr>
                    <w:rFonts w:ascii="Cambria Math" w:hAnsi="Cambria Math"/>
                    <w:sz w:val="16"/>
                    <w:szCs w:val="16"/>
                  </w:rPr>
                  <m:t>1-</m:t>
                </m:r>
                <m:f>
                  <m:fPr>
                    <m:ctrlPr>
                      <w:ins w:id="437" w:author="Chengxue Li" w:date="2026-01-19T17:00:00Z" w16du:dateUtc="2026-01-19T22:00:00Z">
                        <w:rPr>
                          <w:rFonts w:ascii="Cambria Math" w:hAnsi="Cambria Math"/>
                          <w:i/>
                          <w:sz w:val="16"/>
                          <w:szCs w:val="16"/>
                        </w:rPr>
                      </w:ins>
                    </m:ctrlPr>
                  </m:fPr>
                  <m:num>
                    <m:sSup>
                      <m:sSupPr>
                        <m:ctrlPr>
                          <w:ins w:id="438" w:author="Chengxue Li" w:date="2026-01-19T17:00:00Z" w16du:dateUtc="2026-01-19T22:00:00Z">
                            <w:rPr>
                              <w:rFonts w:ascii="Cambria Math" w:hAnsi="Cambria Math"/>
                              <w:sz w:val="16"/>
                              <w:szCs w:val="16"/>
                            </w:rPr>
                          </w:ins>
                        </m:ctrlPr>
                      </m:sSupPr>
                      <m:e>
                        <m:sSub>
                          <m:sSubPr>
                            <m:ctrlPr>
                              <w:ins w:id="439"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 xml:space="preserve">  EM</m:t>
                            </m:r>
                          </m:sub>
                        </m:sSub>
                      </m:e>
                      <m:sup>
                        <m:d>
                          <m:dPr>
                            <m:ctrlPr>
                              <w:ins w:id="440"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sSup>
                      <m:sSupPr>
                        <m:ctrlPr>
                          <w:ins w:id="441" w:author="Chengxue Li" w:date="2026-01-19T17:00:00Z" w16du:dateUtc="2026-01-19T22:00:00Z">
                            <w:rPr>
                              <w:rFonts w:ascii="Cambria Math" w:hAnsi="Cambria Math"/>
                              <w:sz w:val="16"/>
                              <w:szCs w:val="16"/>
                            </w:rPr>
                          </w:ins>
                        </m:ctrlPr>
                      </m:sSupPr>
                      <m:e>
                        <m:r>
                          <m:rPr>
                            <m:sty m:val="p"/>
                          </m:rPr>
                          <w:rPr>
                            <w:rFonts w:ascii="Cambria Math" w:hAnsi="Cambria Math"/>
                            <w:sz w:val="16"/>
                            <w:szCs w:val="16"/>
                          </w:rPr>
                          <m:t>min⁡</m:t>
                        </m:r>
                        <m:r>
                          <w:rPr>
                            <w:rFonts w:ascii="Cambria Math" w:hAnsi="Cambria Math"/>
                            <w:sz w:val="16"/>
                            <w:szCs w:val="16"/>
                          </w:rPr>
                          <m:t>(</m:t>
                        </m:r>
                        <m:sSub>
                          <m:sSubPr>
                            <m:ctrlPr>
                              <w:ins w:id="442"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ins w:id="443"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num>
                  <m:den>
                    <m:sSup>
                      <m:sSupPr>
                        <m:ctrlPr>
                          <w:ins w:id="444" w:author="Chengxue Li" w:date="2026-01-19T17:00:00Z" w16du:dateUtc="2026-01-19T22:00:00Z">
                            <w:rPr>
                              <w:rFonts w:ascii="Cambria Math" w:hAnsi="Cambria Math"/>
                              <w:sz w:val="16"/>
                              <w:szCs w:val="16"/>
                            </w:rPr>
                          </w:ins>
                        </m:ctrlPr>
                      </m:sSupPr>
                      <m:e>
                        <m:r>
                          <m:rPr>
                            <m:sty m:val="p"/>
                          </m:rPr>
                          <w:rPr>
                            <w:rFonts w:ascii="Cambria Math" w:hAnsi="Cambria Math"/>
                            <w:sz w:val="16"/>
                            <w:szCs w:val="16"/>
                          </w:rPr>
                          <m:t>max⁡</m:t>
                        </m:r>
                        <m:r>
                          <w:rPr>
                            <w:rFonts w:ascii="Cambria Math" w:hAnsi="Cambria Math"/>
                            <w:sz w:val="16"/>
                            <w:szCs w:val="16"/>
                          </w:rPr>
                          <m:t>(</m:t>
                        </m:r>
                        <m:sSub>
                          <m:sSubPr>
                            <m:ctrlPr>
                              <w:ins w:id="445"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ins w:id="446"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sSup>
                      <m:sSupPr>
                        <m:ctrlPr>
                          <w:ins w:id="447" w:author="Chengxue Li" w:date="2026-01-19T17:00:00Z" w16du:dateUtc="2026-01-19T22:00:00Z">
                            <w:rPr>
                              <w:rFonts w:ascii="Cambria Math" w:hAnsi="Cambria Math"/>
                              <w:sz w:val="16"/>
                              <w:szCs w:val="16"/>
                            </w:rPr>
                          </w:ins>
                        </m:ctrlPr>
                      </m:sSupPr>
                      <m:e>
                        <m:r>
                          <m:rPr>
                            <m:sty m:val="p"/>
                          </m:rPr>
                          <w:rPr>
                            <w:rFonts w:ascii="Cambria Math" w:hAnsi="Cambria Math"/>
                            <w:sz w:val="16"/>
                            <w:szCs w:val="16"/>
                          </w:rPr>
                          <m:t>min⁡</m:t>
                        </m:r>
                        <m:r>
                          <w:rPr>
                            <w:rFonts w:ascii="Cambria Math" w:hAnsi="Cambria Math"/>
                            <w:sz w:val="16"/>
                            <w:szCs w:val="16"/>
                          </w:rPr>
                          <m:t>(</m:t>
                        </m:r>
                        <m:sSub>
                          <m:sSubPr>
                            <m:ctrlPr>
                              <w:ins w:id="448" w:author="Chengxue Li" w:date="2026-01-19T17:00:00Z" w16du:dateUtc="2026-01-19T22:00:00Z">
                                <w:rPr>
                                  <w:rFonts w:ascii="Cambria Math" w:hAnsi="Cambria Math"/>
                                  <w:sz w:val="16"/>
                                  <w:szCs w:val="16"/>
                                </w:rPr>
                              </w:ins>
                            </m:ctrlPr>
                          </m:sSubPr>
                          <m:e>
                            <m:r>
                              <m:rPr>
                                <m:sty m:val="p"/>
                              </m:rPr>
                              <w:rPr>
                                <w:rFonts w:ascii="Cambria Math" w:hAnsi="Cambria Math"/>
                                <w:sz w:val="16"/>
                                <w:szCs w:val="16"/>
                              </w:rPr>
                              <m:t>Metric</m:t>
                            </m:r>
                          </m:e>
                          <m:sub>
                            <m:r>
                              <w:rPr>
                                <w:rFonts w:ascii="Cambria Math" w:hAnsi="Cambria Math"/>
                                <w:sz w:val="16"/>
                                <w:szCs w:val="16"/>
                              </w:rPr>
                              <m:t>y,</m:t>
                            </m:r>
                            <m:r>
                              <m:rPr>
                                <m:sty m:val="p"/>
                              </m:rPr>
                              <w:rPr>
                                <w:rFonts w:ascii="Cambria Math" w:hAnsi="Cambria Math"/>
                                <w:sz w:val="16"/>
                                <w:szCs w:val="16"/>
                              </w:rPr>
                              <m:t>EM</m:t>
                            </m:r>
                          </m:sub>
                        </m:sSub>
                      </m:e>
                      <m:sup>
                        <m:d>
                          <m:dPr>
                            <m:ctrlPr>
                              <w:ins w:id="449" w:author="Chengxue Li" w:date="2026-01-19T17:00:00Z" w16du:dateUtc="2026-01-19T22:00:00Z">
                                <w:rPr>
                                  <w:rFonts w:ascii="Cambria Math" w:hAnsi="Cambria Math"/>
                                  <w:i/>
                                  <w:sz w:val="16"/>
                                  <w:szCs w:val="16"/>
                                </w:rPr>
                              </w:ins>
                            </m:ctrlPr>
                          </m:dPr>
                          <m:e>
                            <m:r>
                              <w:rPr>
                                <w:rFonts w:ascii="Cambria Math" w:hAnsi="Cambria Math"/>
                                <w:sz w:val="16"/>
                                <w:szCs w:val="16"/>
                              </w:rPr>
                              <m:t>t</m:t>
                            </m:r>
                          </m:e>
                        </m:d>
                      </m:sup>
                    </m:sSup>
                    <m:r>
                      <w:rPr>
                        <w:rFonts w:ascii="Cambria Math" w:hAnsi="Cambria Math"/>
                        <w:sz w:val="16"/>
                        <w:szCs w:val="16"/>
                      </w:rPr>
                      <m:t>)</m:t>
                    </m:r>
                  </m:den>
                </m:f>
                <m:r>
                  <w:rPr>
                    <w:rFonts w:ascii="Cambria Math" w:hAnsi="Cambria Math"/>
                    <w:sz w:val="16"/>
                    <w:szCs w:val="16"/>
                  </w:rPr>
                  <m:t>|t=1,…,N</m:t>
                </m:r>
              </m:oMath>
            </m:oMathPara>
          </w:p>
        </w:tc>
        <w:tc>
          <w:tcPr>
            <w:tcW w:w="2317" w:type="pct"/>
          </w:tcPr>
          <w:p w14:paraId="3D29DE56" w14:textId="77777777" w:rsidR="009A3541" w:rsidRPr="00C9068F" w:rsidRDefault="009A3541" w:rsidP="00D951E2">
            <w:pPr>
              <w:pStyle w:val="Compact"/>
              <w:rPr>
                <w:rFonts w:ascii="Times New Roman" w:hAnsi="Times New Roman"/>
                <w:sz w:val="16"/>
                <w:szCs w:val="16"/>
              </w:rPr>
            </w:pPr>
            <w:r>
              <w:rPr>
                <w:rFonts w:ascii="Times New Roman" w:hAnsi="Times New Roman"/>
                <w:sz w:val="16"/>
                <w:szCs w:val="16"/>
              </w:rPr>
              <w:t>Inverse n</w:t>
            </w:r>
            <w:r w:rsidRPr="00C06549">
              <w:rPr>
                <w:rFonts w:ascii="Times New Roman" w:hAnsi="Times New Roman"/>
                <w:sz w:val="16"/>
                <w:szCs w:val="16"/>
              </w:rPr>
              <w:t xml:space="preserve">ormalized performance scores for each realization, scaled from 0 (worst) to 1 (best) across EMs. Summarized across </w:t>
            </w:r>
            <w:r w:rsidRPr="00BB3B11">
              <w:rPr>
                <w:rFonts w:ascii="Times New Roman" w:hAnsi="Times New Roman"/>
                <w:i/>
                <w:iCs/>
                <w:sz w:val="16"/>
                <w:szCs w:val="16"/>
              </w:rPr>
              <w:t>N</w:t>
            </w:r>
            <w:r w:rsidRPr="00C06549">
              <w:rPr>
                <w:rFonts w:ascii="Times New Roman" w:hAnsi="Times New Roman"/>
                <w:sz w:val="16"/>
                <w:szCs w:val="16"/>
              </w:rPr>
              <w:t xml:space="preserve"> realizations using mean or median.</w:t>
            </w:r>
          </w:p>
        </w:tc>
      </w:tr>
    </w:tbl>
    <w:p w14:paraId="0E476546" w14:textId="793C068A" w:rsidR="009A3541" w:rsidRDefault="009A3541" w:rsidP="00CF02C3">
      <w:pPr>
        <w:numPr>
          <w:ilvl w:val="0"/>
          <w:numId w:val="20"/>
        </w:numPr>
        <w:pBdr>
          <w:top w:val="nil"/>
          <w:left w:val="nil"/>
          <w:bottom w:val="nil"/>
          <w:right w:val="nil"/>
          <w:between w:val="nil"/>
        </w:pBdr>
        <w:spacing w:before="36" w:after="36" w:line="240" w:lineRule="auto"/>
        <w:sectPr w:rsidR="009A3541" w:rsidSect="009A3541">
          <w:pgSz w:w="15840" w:h="12240" w:orient="landscape"/>
          <w:pgMar w:top="1440" w:right="1440" w:bottom="1440" w:left="1440" w:header="720" w:footer="720" w:gutter="0"/>
          <w:lnNumType w:countBy="1" w:restart="continuous"/>
          <w:pgNumType w:start="1"/>
          <w:cols w:space="720"/>
          <w:docGrid w:linePitch="326"/>
        </w:sectPr>
      </w:pPr>
    </w:p>
    <w:p w14:paraId="4C7C8821" w14:textId="52FBB92D" w:rsidR="00F40557" w:rsidRDefault="00D15F71"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1DFBE7A4" wp14:editId="23885DB4">
            <wp:extent cx="5943600" cy="4754880"/>
            <wp:effectExtent l="0" t="0" r="0" b="0"/>
            <wp:docPr id="127822924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9246" name="Picture 1" descr="A screenshot of a graph&#10;&#10;AI-generated content may be incorrect."/>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56B38EB6" w14:textId="2BDF6098" w:rsidR="00635F37" w:rsidRPr="005F286A" w:rsidRDefault="00F40557" w:rsidP="00077792">
      <w:pPr>
        <w:pBdr>
          <w:top w:val="nil"/>
          <w:left w:val="nil"/>
          <w:bottom w:val="nil"/>
          <w:right w:val="nil"/>
          <w:between w:val="nil"/>
        </w:pBdr>
        <w:spacing w:before="36" w:after="36" w:line="240" w:lineRule="auto"/>
      </w:pPr>
      <w:r w:rsidRPr="005F286A">
        <w:t xml:space="preserve">Figure S1. </w:t>
      </w:r>
      <w:r w:rsidR="00435897" w:rsidRPr="005F286A">
        <w:t xml:space="preserve">Trajectories of </w:t>
      </w:r>
      <w:r w:rsidR="00842F2D" w:rsidRPr="005F286A">
        <w:t xml:space="preserve">(A) </w:t>
      </w:r>
      <w:r w:rsidR="00435897" w:rsidRPr="005F286A">
        <w:t xml:space="preserve">catch, </w:t>
      </w:r>
      <w:r w:rsidR="00842F2D" w:rsidRPr="005F286A">
        <w:t xml:space="preserve">(B) </w:t>
      </w:r>
      <w:r w:rsidR="00435897" w:rsidRPr="005F286A">
        <w:t xml:space="preserve">spawning stock biomass (SSB), and </w:t>
      </w:r>
      <w:r w:rsidR="00842F2D" w:rsidRPr="005F286A">
        <w:t xml:space="preserve">(C-D) </w:t>
      </w:r>
      <w:r w:rsidR="00435897" w:rsidRPr="005F286A">
        <w:t>fishing mortality (</w:t>
      </w:r>
      <w:r w:rsidR="00435897" w:rsidRPr="005F286A">
        <w:rPr>
          <w:i/>
          <w:iCs/>
        </w:rPr>
        <w:t>F</w:t>
      </w:r>
      <w:r w:rsidR="00435897" w:rsidRPr="005F286A">
        <w:t xml:space="preserve">) from all estimation models (EMs), across </w:t>
      </w:r>
      <w:r w:rsidR="00455AE8" w:rsidRPr="005F286A">
        <w:t>25</w:t>
      </w:r>
      <w:r w:rsidR="00435897" w:rsidRPr="005F286A">
        <w:t xml:space="preserve"> realizations.</w:t>
      </w:r>
      <w:r w:rsidR="00635F37" w:rsidRPr="005F286A">
        <w:br w:type="page"/>
      </w:r>
    </w:p>
    <w:p w14:paraId="0C1B4CEC" w14:textId="0FBF3153" w:rsidR="003077D7" w:rsidRPr="005F286A" w:rsidRDefault="00D15F71" w:rsidP="003077D7">
      <w:r>
        <w:rPr>
          <w:noProof/>
          <w:sz w:val="20"/>
          <w:szCs w:val="20"/>
        </w:rPr>
        <w:lastRenderedPageBreak/>
        <w:drawing>
          <wp:inline distT="0" distB="0" distL="0" distR="0" wp14:anchorId="0BB6DA4A" wp14:editId="272240BC">
            <wp:extent cx="5943600" cy="3714750"/>
            <wp:effectExtent l="0" t="0" r="0" b="6350"/>
            <wp:docPr id="1022959472"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59472" name="Picture 2" descr="A graph of different colored lines&#10;&#10;AI-generated content may be incorrect."/>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3077D7" w:rsidRPr="005F286A">
        <w:t xml:space="preserve">Figure S2. Annual differences in catch and spawning stock biomass (SSB) </w:t>
      </w:r>
      <w:proofErr w:type="gramStart"/>
      <w:r w:rsidR="003077D7" w:rsidRPr="005F286A">
        <w:t>relative</w:t>
      </w:r>
      <w:proofErr w:type="gramEnd"/>
      <w:r w:rsidR="003077D7" w:rsidRPr="005F286A">
        <w:t xml:space="preserve"> to the </w:t>
      </w:r>
      <w:r w:rsidR="006C3819">
        <w:t>spatially explicit</w:t>
      </w:r>
      <w:r w:rsidR="00D43FFF" w:rsidRPr="005F286A">
        <w:t xml:space="preserve"> </w:t>
      </w:r>
      <w:r w:rsidR="008F325E">
        <w:t>EM</w:t>
      </w:r>
      <w:r w:rsidR="00F61228" w:rsidRPr="005F286A">
        <w:t xml:space="preserve"> (</w:t>
      </w:r>
      <w:r w:rsidR="00D00401">
        <w:t>SpE</w:t>
      </w:r>
      <w:r w:rsidR="00F61228" w:rsidRPr="005F286A">
        <w:t>)</w:t>
      </w:r>
      <w:r w:rsidR="008B19B3" w:rsidRPr="005F286A">
        <w:t>, at both regional and global scales</w:t>
      </w:r>
      <w:r w:rsidR="003077D7" w:rsidRPr="005F286A">
        <w:t xml:space="preserve">. Results are summarized across </w:t>
      </w:r>
      <w:r w:rsidR="00455AE8" w:rsidRPr="005F286A">
        <w:t>25</w:t>
      </w:r>
      <w:r w:rsidR="003077D7" w:rsidRPr="005F286A">
        <w:t xml:space="preserve"> realizations. Lines indicate the median values, and shaded areas represent the </w:t>
      </w:r>
      <w:proofErr w:type="spellStart"/>
      <w:r w:rsidR="003077D7" w:rsidRPr="005F286A">
        <w:t>interquantile</w:t>
      </w:r>
      <w:proofErr w:type="spellEnd"/>
      <w:r w:rsidR="003077D7" w:rsidRPr="005F286A">
        <w:t xml:space="preserve"> range from the 40th to 60th percentiles.</w:t>
      </w:r>
    </w:p>
    <w:p w14:paraId="17666907" w14:textId="0E62A6D8" w:rsidR="00635F37" w:rsidRDefault="00635F37" w:rsidP="00077792">
      <w:pPr>
        <w:pBdr>
          <w:top w:val="nil"/>
          <w:left w:val="nil"/>
          <w:bottom w:val="nil"/>
          <w:right w:val="nil"/>
          <w:between w:val="nil"/>
        </w:pBdr>
        <w:spacing w:before="36" w:after="36" w:line="240" w:lineRule="auto"/>
        <w:rPr>
          <w:sz w:val="20"/>
          <w:szCs w:val="20"/>
        </w:rPr>
      </w:pPr>
      <w:r>
        <w:rPr>
          <w:sz w:val="20"/>
          <w:szCs w:val="20"/>
        </w:rPr>
        <w:br w:type="page"/>
      </w:r>
    </w:p>
    <w:p w14:paraId="10AB0DC8" w14:textId="14369585" w:rsidR="001138F7" w:rsidRDefault="00AE5587"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0D12D60D" wp14:editId="36E3E459">
            <wp:extent cx="5943600" cy="4754880"/>
            <wp:effectExtent l="0" t="0" r="0" b="0"/>
            <wp:docPr id="2123203674" name="Picture 5" descr="A group of rows of colored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03674" name="Picture 5" descr="A group of rows of colored boxes&#10;&#10;AI-generated content may be incorrec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0248DE98" w14:textId="528152F1" w:rsidR="008045E2" w:rsidRPr="00FC1FC9" w:rsidRDefault="00476441" w:rsidP="00077792">
      <w:pPr>
        <w:pBdr>
          <w:top w:val="nil"/>
          <w:left w:val="nil"/>
          <w:bottom w:val="nil"/>
          <w:right w:val="nil"/>
          <w:between w:val="nil"/>
        </w:pBdr>
        <w:spacing w:before="36" w:after="36" w:line="240" w:lineRule="auto"/>
      </w:pPr>
      <w:r w:rsidRPr="00FC1FC9">
        <w:t xml:space="preserve">Figure S3. Relative performance of estimation models (EMs) for short-term and long-term catch and spawning stock biomass (SSB), compared to the </w:t>
      </w:r>
      <w:r w:rsidR="00D05A6F" w:rsidRPr="00FC1FC9">
        <w:t>spatially explicit EM (SpE</w:t>
      </w:r>
      <w:r w:rsidR="008239E1" w:rsidRPr="00FC1FC9">
        <w:t>)</w:t>
      </w:r>
      <w:r w:rsidRPr="00FC1FC9">
        <w:t xml:space="preserve">. For each realization, mean catch or mean SSB was calculated over the evaluation window (short term = first 3 years; long term = last 3 years of the feedback loop). Values for each EM were then expressed relative to the corresponding </w:t>
      </w:r>
      <w:r w:rsidR="00FB242F">
        <w:t>SpE</w:t>
      </w:r>
      <w:r w:rsidRPr="00FC1FC9">
        <w:t xml:space="preserve"> value within the same realization, such that values &gt;</w:t>
      </w:r>
      <w:r w:rsidR="00987629">
        <w:t>0</w:t>
      </w:r>
      <w:r w:rsidRPr="00FC1FC9">
        <w:t xml:space="preserve"> indicate better performance than </w:t>
      </w:r>
      <w:r w:rsidR="00E62AE0">
        <w:t>SpE</w:t>
      </w:r>
      <w:r w:rsidR="00E62AE0" w:rsidRPr="00FC1FC9">
        <w:t xml:space="preserve"> </w:t>
      </w:r>
      <w:r w:rsidRPr="00FC1FC9">
        <w:t>and values &lt;</w:t>
      </w:r>
      <w:r w:rsidR="00FC309C">
        <w:t>0</w:t>
      </w:r>
      <w:r w:rsidRPr="00FC1FC9">
        <w:t xml:space="preserve"> indicate worse performance. Panels show relative performance for short-term average catch (A), short-term average SSB (B), long-term average catch (C), and long-term average SSB (D). Boxplots summarize the distribution of these relative performance values across 25 realizations: horizontal lines indicate medians, boxes represent the interquartile range (25th–75th percentiles), and whiskers extend to 1.5× the</w:t>
      </w:r>
      <w:r w:rsidR="006D195F" w:rsidRPr="00FC1FC9">
        <w:t xml:space="preserve"> </w:t>
      </w:r>
      <w:r w:rsidRPr="00FC1FC9">
        <w:t>interquartil</w:t>
      </w:r>
      <w:r w:rsidR="00FA087B" w:rsidRPr="00FC1FC9">
        <w:t>e range</w:t>
      </w:r>
      <w:r w:rsidRPr="00FC1FC9">
        <w:t>.</w:t>
      </w:r>
    </w:p>
    <w:p w14:paraId="08BCAC15" w14:textId="3A5FA4FA" w:rsidR="00CF21BA" w:rsidRDefault="00AE5587"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18554BD4" wp14:editId="00D2ED3D">
            <wp:extent cx="5943600" cy="4754880"/>
            <wp:effectExtent l="0" t="0" r="0" b="0"/>
            <wp:docPr id="74508360"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8360" name="Picture 6" descr="A screenshot of a graph&#10;&#10;AI-generated content may be incorrect."/>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6F675B2" w14:textId="20B5BB38" w:rsidR="00635F37" w:rsidRPr="00617282" w:rsidRDefault="00CF21BA" w:rsidP="00A94555">
      <w:pPr>
        <w:pBdr>
          <w:top w:val="nil"/>
          <w:left w:val="nil"/>
          <w:bottom w:val="nil"/>
          <w:right w:val="nil"/>
          <w:between w:val="nil"/>
        </w:pBdr>
        <w:spacing w:before="36" w:after="36" w:line="240" w:lineRule="auto"/>
        <w:jc w:val="both"/>
      </w:pPr>
      <w:r w:rsidRPr="00617282">
        <w:t xml:space="preserve">Figure S4. </w:t>
      </w:r>
      <w:r w:rsidR="00A433F7" w:rsidRPr="00617282">
        <w:t>Probability of (A) overfishing in the short</w:t>
      </w:r>
      <w:r w:rsidR="00C25716" w:rsidRPr="00617282">
        <w:t>-</w:t>
      </w:r>
      <w:r w:rsidR="00A433F7" w:rsidRPr="00617282">
        <w:t>term and (B) long</w:t>
      </w:r>
      <w:r w:rsidR="00CC79ED" w:rsidRPr="00617282">
        <w:t>-</w:t>
      </w:r>
      <w:r w:rsidR="00A433F7" w:rsidRPr="00617282">
        <w:t>term, and probability of being overfished in the short</w:t>
      </w:r>
      <w:r w:rsidR="009C6312" w:rsidRPr="00617282">
        <w:t>-</w:t>
      </w:r>
      <w:r w:rsidR="00A433F7" w:rsidRPr="00617282">
        <w:t>term (C) and long</w:t>
      </w:r>
      <w:r w:rsidR="00CB375B" w:rsidRPr="00617282">
        <w:t>-</w:t>
      </w:r>
      <w:r w:rsidR="00A433F7" w:rsidRPr="00617282">
        <w:t xml:space="preserve">term (D), across all estimation models (EMs). Results are summarized over </w:t>
      </w:r>
      <w:r w:rsidR="00455AE8" w:rsidRPr="00617282">
        <w:t>25</w:t>
      </w:r>
      <w:r w:rsidR="00A433F7" w:rsidRPr="00617282">
        <w:t xml:space="preserve"> realizations. Boxplots show the median and interquartile range (25th–75th percentiles), with whiskers extending to 1.5 times the interquartile range. </w:t>
      </w:r>
      <w:r w:rsidR="00635F37" w:rsidRPr="00617282">
        <w:br w:type="page"/>
      </w:r>
    </w:p>
    <w:p w14:paraId="6F92FC1A" w14:textId="5A781F31" w:rsidR="00AA759D" w:rsidRDefault="000B2273"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4D5188DF" wp14:editId="4AAE5880">
            <wp:extent cx="5943600" cy="4160520"/>
            <wp:effectExtent l="0" t="0" r="0" b="5080"/>
            <wp:docPr id="177485482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54828" name="Picture 7" descr="A screenshot of a graph&#10;&#10;AI-generated content may be incorrect."/>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5EBCE25F" w14:textId="68BA059A" w:rsidR="00635F37" w:rsidRPr="006742EF" w:rsidRDefault="00C561E8" w:rsidP="00A94555">
      <w:pPr>
        <w:pBdr>
          <w:top w:val="nil"/>
          <w:left w:val="nil"/>
          <w:bottom w:val="nil"/>
          <w:right w:val="nil"/>
          <w:between w:val="nil"/>
        </w:pBdr>
        <w:spacing w:before="36" w:after="36" w:line="240" w:lineRule="auto"/>
        <w:jc w:val="both"/>
      </w:pPr>
      <w:r w:rsidRPr="006742EF">
        <w:t>Figure S</w:t>
      </w:r>
      <w:r w:rsidR="000E3297" w:rsidRPr="006742EF">
        <w:t>5.</w:t>
      </w:r>
      <w:r w:rsidR="00EC169B" w:rsidRPr="006742EF">
        <w:t xml:space="preserve"> Kobe plot </w:t>
      </w:r>
      <w:proofErr w:type="gramStart"/>
      <w:r w:rsidR="00EC169B" w:rsidRPr="006742EF">
        <w:t>illustrating</w:t>
      </w:r>
      <w:proofErr w:type="gramEnd"/>
      <w:r w:rsidR="00EC169B" w:rsidRPr="006742EF">
        <w:t xml:space="preserve"> the population status in </w:t>
      </w:r>
      <w:proofErr w:type="gramStart"/>
      <w:r w:rsidR="00EC169B" w:rsidRPr="006742EF">
        <w:t>Region</w:t>
      </w:r>
      <w:proofErr w:type="gramEnd"/>
      <w:r w:rsidR="00EC169B" w:rsidRPr="006742EF">
        <w:t xml:space="preserve"> 1 over the </w:t>
      </w:r>
      <w:r w:rsidR="00AF5EDF" w:rsidRPr="006742EF">
        <w:t>last</w:t>
      </w:r>
      <w:r w:rsidR="00EC169B" w:rsidRPr="006742EF">
        <w:t xml:space="preserve"> 3 years of the </w:t>
      </w:r>
      <w:r w:rsidR="000B650C" w:rsidRPr="006742EF">
        <w:t>feedback</w:t>
      </w:r>
      <w:r w:rsidR="00EC169B" w:rsidRPr="006742EF">
        <w:t xml:space="preserve"> period for each estimation model (EM), summarized across </w:t>
      </w:r>
      <w:r w:rsidR="00455AE8" w:rsidRPr="006742EF">
        <w:t>25</w:t>
      </w:r>
      <w:r w:rsidR="00EC169B" w:rsidRPr="006742EF">
        <w:t xml:space="preserve"> realizations. </w:t>
      </w:r>
    </w:p>
    <w:p w14:paraId="73875742" w14:textId="017552BE" w:rsidR="000A5C72" w:rsidRDefault="00507371"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0CF3F0CF" wp14:editId="0F502AFE">
            <wp:extent cx="5943600" cy="4160520"/>
            <wp:effectExtent l="0" t="0" r="0" b="5080"/>
            <wp:docPr id="14700513"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513" name="Picture 8" descr="A screenshot of a graph&#10;&#10;AI-generated content may be incorrect."/>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3F7D90A4" w14:textId="0CE64261" w:rsidR="00635F37" w:rsidRPr="006742EF" w:rsidRDefault="000A5C72" w:rsidP="00A94555">
      <w:pPr>
        <w:pBdr>
          <w:top w:val="nil"/>
          <w:left w:val="nil"/>
          <w:bottom w:val="nil"/>
          <w:right w:val="nil"/>
          <w:between w:val="nil"/>
        </w:pBdr>
        <w:spacing w:before="36" w:after="36" w:line="240" w:lineRule="auto"/>
        <w:jc w:val="both"/>
      </w:pPr>
      <w:r w:rsidRPr="006742EF">
        <w:t xml:space="preserve">Figure S6. </w:t>
      </w:r>
      <w:r w:rsidR="001C614A" w:rsidRPr="006742EF">
        <w:t xml:space="preserve">Kobe plot </w:t>
      </w:r>
      <w:proofErr w:type="gramStart"/>
      <w:r w:rsidR="001C614A" w:rsidRPr="006742EF">
        <w:t>illustrating</w:t>
      </w:r>
      <w:proofErr w:type="gramEnd"/>
      <w:r w:rsidR="001C614A" w:rsidRPr="006742EF">
        <w:t xml:space="preserve"> the population status in </w:t>
      </w:r>
      <w:proofErr w:type="gramStart"/>
      <w:r w:rsidR="001C614A" w:rsidRPr="006742EF">
        <w:t>Region</w:t>
      </w:r>
      <w:proofErr w:type="gramEnd"/>
      <w:r w:rsidR="001C614A" w:rsidRPr="006742EF">
        <w:t xml:space="preserve"> </w:t>
      </w:r>
      <w:r w:rsidR="002D7EAF" w:rsidRPr="006742EF">
        <w:t>2</w:t>
      </w:r>
      <w:r w:rsidR="001C614A" w:rsidRPr="006742EF">
        <w:t xml:space="preserve"> over the last 3 years of the feedback period for each estimation model (EM), summarized across </w:t>
      </w:r>
      <w:r w:rsidR="00455AE8" w:rsidRPr="006742EF">
        <w:t>25</w:t>
      </w:r>
      <w:r w:rsidR="001C614A" w:rsidRPr="006742EF">
        <w:t xml:space="preserve"> realizations. </w:t>
      </w:r>
      <w:r w:rsidR="00635F37" w:rsidRPr="006742EF">
        <w:br w:type="page"/>
      </w:r>
    </w:p>
    <w:p w14:paraId="56A19B25" w14:textId="63B5314E" w:rsidR="00472220" w:rsidRDefault="000C10B4"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39315B72" wp14:editId="4FC694A5">
            <wp:extent cx="5943600" cy="4754880"/>
            <wp:effectExtent l="0" t="0" r="0" b="0"/>
            <wp:docPr id="8751544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54482" name="Picture 875154482"/>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44A4A9B4" w14:textId="062D2FB5" w:rsidR="00472220" w:rsidRPr="00170A19" w:rsidRDefault="00472220" w:rsidP="00A94555">
      <w:pPr>
        <w:jc w:val="both"/>
      </w:pPr>
      <w:r w:rsidRPr="00170A19">
        <w:t>Figure S7. Annual average variation in catch, fishing mortality (</w:t>
      </w:r>
      <w:r w:rsidRPr="00170A19">
        <w:rPr>
          <w:i/>
          <w:iCs/>
        </w:rPr>
        <w:t>F</w:t>
      </w:r>
      <w:r w:rsidRPr="00170A19">
        <w:t xml:space="preserve">), and spawning stock biomass (SSB) at both regional and global scales, calculated over the entire feedback period. Results are summarized across all estimation models (EMs) and </w:t>
      </w:r>
      <w:r w:rsidR="00455AE8" w:rsidRPr="00170A19">
        <w:t>25</w:t>
      </w:r>
      <w:r w:rsidRPr="00170A19">
        <w:t xml:space="preserve"> realizations.</w:t>
      </w:r>
      <w:r w:rsidR="00270BB7" w:rsidRPr="00170A19">
        <w:t xml:space="preserve"> Boxplots show the median and interquartile range (25th–75th percentiles), with whiskers extending to 1.5 times the interquartile range.</w:t>
      </w:r>
    </w:p>
    <w:p w14:paraId="2366D147" w14:textId="7C0F42F1" w:rsidR="00635F37" w:rsidRPr="00170A19" w:rsidRDefault="00635F37" w:rsidP="00077792">
      <w:pPr>
        <w:pBdr>
          <w:top w:val="nil"/>
          <w:left w:val="nil"/>
          <w:bottom w:val="nil"/>
          <w:right w:val="nil"/>
          <w:between w:val="nil"/>
        </w:pBdr>
        <w:spacing w:before="36" w:after="36" w:line="240" w:lineRule="auto"/>
      </w:pPr>
      <w:r w:rsidRPr="00170A19">
        <w:br w:type="page"/>
      </w:r>
    </w:p>
    <w:p w14:paraId="4FA37227" w14:textId="24AA0CDB" w:rsidR="00114B86" w:rsidRDefault="00DB4F04"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2ABC04B4" wp14:editId="726CE74D">
            <wp:extent cx="5943600" cy="4754880"/>
            <wp:effectExtent l="0" t="0" r="0" b="0"/>
            <wp:docPr id="248179473"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79473" name="Picture 13" descr="A diagram of a diagram&#10;&#10;AI-generated content may be incorrect."/>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4EC85EDB" w14:textId="3D290725" w:rsidR="00114B86" w:rsidRPr="00446CD0" w:rsidRDefault="00114B86" w:rsidP="00114B86">
      <w:r w:rsidRPr="00446CD0">
        <w:t xml:space="preserve">Figure S8. Ternary plots </w:t>
      </w:r>
      <w:proofErr w:type="gramStart"/>
      <w:r w:rsidRPr="00446CD0">
        <w:t>illustrating</w:t>
      </w:r>
      <w:proofErr w:type="gramEnd"/>
      <w:r w:rsidRPr="00446CD0">
        <w:t xml:space="preserve"> the trade-offs among three global performance metrics: annual average catch variation (AACV), total catch, and spawning stock biomass (SSB), for each estimation model (EM). Scores were normalized within each realization and inverted for AACV so that higher values consistently represent better performance. Panels A and </w:t>
      </w:r>
      <w:r w:rsidR="00A8382F" w:rsidRPr="00446CD0">
        <w:t>C</w:t>
      </w:r>
      <w:r w:rsidRPr="00446CD0">
        <w:t xml:space="preserve"> show short-term results, </w:t>
      </w:r>
      <w:r w:rsidR="00FF0DB2" w:rsidRPr="00446CD0">
        <w:t>and</w:t>
      </w:r>
      <w:r w:rsidRPr="00446CD0">
        <w:t xml:space="preserve"> panels </w:t>
      </w:r>
      <w:r w:rsidR="00A8382F" w:rsidRPr="00446CD0">
        <w:t>B</w:t>
      </w:r>
      <w:r w:rsidRPr="00446CD0">
        <w:t xml:space="preserve"> and D show long-term results. In panels A and </w:t>
      </w:r>
      <w:r w:rsidR="00E47D6C" w:rsidRPr="00446CD0">
        <w:t>B</w:t>
      </w:r>
      <w:r w:rsidRPr="00446CD0">
        <w:t xml:space="preserve">, each point represents the median normalized score across </w:t>
      </w:r>
      <w:r w:rsidR="00455AE8" w:rsidRPr="00446CD0">
        <w:t>25</w:t>
      </w:r>
      <w:r w:rsidRPr="00446CD0">
        <w:t xml:space="preserve"> realizations per EM. Panels </w:t>
      </w:r>
      <w:r w:rsidR="00E71ED0" w:rsidRPr="00446CD0">
        <w:t>C</w:t>
      </w:r>
      <w:r w:rsidRPr="00446CD0">
        <w:t xml:space="preserve"> and D display all raw points from the </w:t>
      </w:r>
      <w:r w:rsidR="00455AE8" w:rsidRPr="00446CD0">
        <w:t>25</w:t>
      </w:r>
      <w:r w:rsidRPr="00446CD0">
        <w:t xml:space="preserve"> realizations per EM, along with 95% confidence regions. These plots highlight both central tendencies and variability in model performance across trade-off dimensions.</w:t>
      </w:r>
    </w:p>
    <w:p w14:paraId="754D5481" w14:textId="77EBD225" w:rsidR="003C66EF" w:rsidRDefault="003C66EF" w:rsidP="00077792">
      <w:pPr>
        <w:pBdr>
          <w:top w:val="nil"/>
          <w:left w:val="nil"/>
          <w:bottom w:val="nil"/>
          <w:right w:val="nil"/>
          <w:between w:val="nil"/>
        </w:pBdr>
        <w:spacing w:before="36" w:after="36" w:line="240" w:lineRule="auto"/>
        <w:rPr>
          <w:sz w:val="20"/>
          <w:szCs w:val="20"/>
        </w:rPr>
      </w:pPr>
      <w:r>
        <w:rPr>
          <w:sz w:val="20"/>
          <w:szCs w:val="20"/>
        </w:rPr>
        <w:br w:type="page"/>
      </w:r>
    </w:p>
    <w:p w14:paraId="1FE5AFEE" w14:textId="28CB4055" w:rsidR="003E0757" w:rsidRDefault="00E8683D"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186FC809" wp14:editId="2D80D13A">
            <wp:extent cx="5943600" cy="5943600"/>
            <wp:effectExtent l="0" t="0" r="0" b="0"/>
            <wp:docPr id="1400611646" name="Picture 14"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11646" name="Picture 14" descr="A graph with colored lines and numbers&#10;&#10;AI-generated content may be incorrect."/>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67E71F01" w14:textId="748CFEE4" w:rsidR="003C66EF" w:rsidRPr="00060245" w:rsidRDefault="003E0757" w:rsidP="00077792">
      <w:pPr>
        <w:pBdr>
          <w:top w:val="nil"/>
          <w:left w:val="nil"/>
          <w:bottom w:val="nil"/>
          <w:right w:val="nil"/>
          <w:between w:val="nil"/>
        </w:pBdr>
        <w:spacing w:before="36" w:after="36" w:line="240" w:lineRule="auto"/>
      </w:pPr>
      <w:r w:rsidRPr="00060245">
        <w:t>Figure S9.</w:t>
      </w:r>
      <w:r w:rsidR="00EC34CD" w:rsidRPr="00060245">
        <w:t xml:space="preserve"> </w:t>
      </w:r>
      <w:r w:rsidR="00E17A49" w:rsidRPr="00060245">
        <w:t xml:space="preserve">Mean recruitment estimates from each estimation model (EM) based on the final assessment within the feedback period. For panmictic models (PAN and FAA), only </w:t>
      </w:r>
      <w:proofErr w:type="gramStart"/>
      <w:r w:rsidR="00E17A49" w:rsidRPr="00060245">
        <w:t>global mean</w:t>
      </w:r>
      <w:proofErr w:type="gramEnd"/>
      <w:r w:rsidR="00E17A49" w:rsidRPr="00060245">
        <w:t xml:space="preserve"> recruitment is estimated, while all other EMs estimate region-</w:t>
      </w:r>
      <w:r w:rsidR="00BA39BD" w:rsidRPr="00060245">
        <w:t xml:space="preserve">specific </w:t>
      </w:r>
      <w:r w:rsidR="00E17A49" w:rsidRPr="00060245">
        <w:t>mean recruitment. The red line indicates the true mean recruitment from the operating model (OM).</w:t>
      </w:r>
      <w:r w:rsidR="00A94555" w:rsidRPr="00060245">
        <w:t xml:space="preserve"> Boxplots show the median and interquartile range (25th–75th percentiles), with whiskers extending to 1.5 times the interquartile range.</w:t>
      </w:r>
      <w:r w:rsidR="003C66EF" w:rsidRPr="00060245">
        <w:br w:type="page"/>
      </w:r>
    </w:p>
    <w:p w14:paraId="6D9D4065" w14:textId="702C1093" w:rsidR="00153AB6" w:rsidRDefault="00A12C58" w:rsidP="00077792">
      <w:pPr>
        <w:pBdr>
          <w:top w:val="nil"/>
          <w:left w:val="nil"/>
          <w:bottom w:val="nil"/>
          <w:right w:val="nil"/>
          <w:between w:val="nil"/>
        </w:pBdr>
        <w:spacing w:before="36" w:after="36" w:line="240" w:lineRule="auto"/>
        <w:rPr>
          <w:sz w:val="20"/>
          <w:szCs w:val="20"/>
        </w:rPr>
      </w:pPr>
      <w:r>
        <w:rPr>
          <w:noProof/>
          <w:sz w:val="20"/>
          <w:szCs w:val="20"/>
        </w:rPr>
        <w:lastRenderedPageBreak/>
        <w:drawing>
          <wp:inline distT="0" distB="0" distL="0" distR="0" wp14:anchorId="6584B7C2" wp14:editId="04D7CAF5">
            <wp:extent cx="5943600" cy="4160520"/>
            <wp:effectExtent l="0" t="0" r="0" b="5080"/>
            <wp:docPr id="534027744" name="Picture 15" descr="A chart with colorful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27744" name="Picture 15" descr="A chart with colorful rectangles&#10;&#10;AI-generated content may be incorrect."/>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66D5FE1C" w14:textId="375BA1F0" w:rsidR="005B55A9" w:rsidRPr="006E0585" w:rsidRDefault="005B55A9" w:rsidP="001032AD">
      <w:pPr>
        <w:pBdr>
          <w:top w:val="nil"/>
          <w:left w:val="nil"/>
          <w:bottom w:val="nil"/>
          <w:right w:val="nil"/>
          <w:between w:val="nil"/>
        </w:pBdr>
        <w:spacing w:before="36" w:after="36" w:line="240" w:lineRule="auto"/>
        <w:jc w:val="both"/>
      </w:pPr>
      <w:r w:rsidRPr="006E0585">
        <w:t>Figure S10.</w:t>
      </w:r>
      <w:r w:rsidR="00607141" w:rsidRPr="006E0585">
        <w:t xml:space="preserve"> </w:t>
      </w:r>
      <w:r w:rsidR="00704F2F" w:rsidRPr="006E0585">
        <w:t xml:space="preserve">Standard deviation of numbers-at-age (NAA) transitions </w:t>
      </w:r>
      <w:proofErr w:type="gramStart"/>
      <w:r w:rsidR="00704F2F" w:rsidRPr="006E0585">
        <w:t>estimated</w:t>
      </w:r>
      <w:proofErr w:type="gramEnd"/>
      <w:r w:rsidR="00704F2F" w:rsidRPr="006E0585">
        <w:t xml:space="preserve"> from each estimation model (EM)</w:t>
      </w:r>
      <w:r w:rsidR="00BB3F17" w:rsidRPr="006E0585">
        <w:t xml:space="preserve"> </w:t>
      </w:r>
      <w:r w:rsidR="000E588B" w:rsidRPr="006E0585">
        <w:t>based on the final assessment within the feedback period</w:t>
      </w:r>
      <w:r w:rsidR="00704F2F" w:rsidRPr="006E0585">
        <w:t xml:space="preserve">. For panmictic models (PAN and FAA), only global NAA standard deviations were estimated. For all other EMs, region-specific NAA standard deviations were estimated. </w:t>
      </w:r>
      <w:r w:rsidR="005C6144" w:rsidRPr="006E0585">
        <w:t>Boxplots show the median and interquartile range (25th–75th percentiles), with whiskers extending to 1.5 times the interquartile range.</w:t>
      </w:r>
    </w:p>
    <w:sectPr w:rsidR="005B55A9" w:rsidRPr="006E0585" w:rsidSect="0027469A">
      <w:pgSz w:w="12240" w:h="15840"/>
      <w:pgMar w:top="1440" w:right="1440" w:bottom="1440" w:left="1440" w:header="720" w:footer="720"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A316B" w14:textId="77777777" w:rsidR="006F79F4" w:rsidRDefault="006F79F4" w:rsidP="003A11E7">
      <w:pPr>
        <w:spacing w:after="0" w:line="240" w:lineRule="auto"/>
      </w:pPr>
      <w:r>
        <w:separator/>
      </w:r>
    </w:p>
  </w:endnote>
  <w:endnote w:type="continuationSeparator" w:id="0">
    <w:p w14:paraId="2CCA4212" w14:textId="77777777" w:rsidR="006F79F4" w:rsidRDefault="006F79F4" w:rsidP="003A1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webkit-standard">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1680B" w14:textId="77777777" w:rsidR="006F79F4" w:rsidRDefault="006F79F4" w:rsidP="003A11E7">
      <w:pPr>
        <w:spacing w:after="0" w:line="240" w:lineRule="auto"/>
      </w:pPr>
      <w:r>
        <w:separator/>
      </w:r>
    </w:p>
  </w:footnote>
  <w:footnote w:type="continuationSeparator" w:id="0">
    <w:p w14:paraId="75529AC1" w14:textId="77777777" w:rsidR="006F79F4" w:rsidRDefault="006F79F4" w:rsidP="003A1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82FD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4BC4C08"/>
    <w:multiLevelType w:val="multilevel"/>
    <w:tmpl w:val="0FAEEF8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98554C3"/>
    <w:multiLevelType w:val="multilevel"/>
    <w:tmpl w:val="1FAEA0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9AA7258"/>
    <w:multiLevelType w:val="multilevel"/>
    <w:tmpl w:val="D616C2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F3045E"/>
    <w:multiLevelType w:val="multilevel"/>
    <w:tmpl w:val="4EEAD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296310"/>
    <w:multiLevelType w:val="multilevel"/>
    <w:tmpl w:val="5806306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6" w15:restartNumberingAfterBreak="0">
    <w:nsid w:val="13F42B5E"/>
    <w:multiLevelType w:val="multilevel"/>
    <w:tmpl w:val="E3D400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5824309"/>
    <w:multiLevelType w:val="multilevel"/>
    <w:tmpl w:val="0B2E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A063A"/>
    <w:multiLevelType w:val="hybridMultilevel"/>
    <w:tmpl w:val="9EF48F4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D52DB"/>
    <w:multiLevelType w:val="hybridMultilevel"/>
    <w:tmpl w:val="E6026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2D065E"/>
    <w:multiLevelType w:val="multilevel"/>
    <w:tmpl w:val="FB36DE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3F81A99"/>
    <w:multiLevelType w:val="multilevel"/>
    <w:tmpl w:val="372E47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4CD15C3"/>
    <w:multiLevelType w:val="multilevel"/>
    <w:tmpl w:val="22E4FB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8336D3B"/>
    <w:multiLevelType w:val="multilevel"/>
    <w:tmpl w:val="5D7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11BD5"/>
    <w:multiLevelType w:val="multilevel"/>
    <w:tmpl w:val="E2E067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1484F48"/>
    <w:multiLevelType w:val="multilevel"/>
    <w:tmpl w:val="65C0E2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31AF5668"/>
    <w:multiLevelType w:val="multilevel"/>
    <w:tmpl w:val="2BE45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EDA6A18"/>
    <w:multiLevelType w:val="multilevel"/>
    <w:tmpl w:val="E4F65E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3F8B7CE2"/>
    <w:multiLevelType w:val="multilevel"/>
    <w:tmpl w:val="9B823A92"/>
    <w:lvl w:ilvl="0">
      <w:start w:val="1"/>
      <w:numFmt w:val="decimal"/>
      <w:lvlText w:val="%1."/>
      <w:lvlJc w:val="left"/>
      <w:pPr>
        <w:ind w:left="360" w:hanging="360"/>
      </w:pPr>
      <w:rPr>
        <w:rFonts w:ascii="Times New Roman" w:eastAsia="Times New Roman" w:hAnsi="Times New Roman" w:cs="Times New Roman"/>
        <w:b/>
      </w:r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9" w15:restartNumberingAfterBreak="0">
    <w:nsid w:val="52DF690D"/>
    <w:multiLevelType w:val="multilevel"/>
    <w:tmpl w:val="ECD8C3C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52EC702F"/>
    <w:multiLevelType w:val="hybridMultilevel"/>
    <w:tmpl w:val="450C4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FB5AB0"/>
    <w:multiLevelType w:val="multilevel"/>
    <w:tmpl w:val="A62C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395785"/>
    <w:multiLevelType w:val="hybridMultilevel"/>
    <w:tmpl w:val="B65C6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E56ACA"/>
    <w:multiLevelType w:val="hybridMultilevel"/>
    <w:tmpl w:val="1BC6B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6722A8"/>
    <w:multiLevelType w:val="multilevel"/>
    <w:tmpl w:val="3F6C6A3E"/>
    <w:lvl w:ilvl="0">
      <w:start w:val="1"/>
      <w:numFmt w:val="decimal"/>
      <w:pStyle w:val="Heading1"/>
      <w:lvlText w:val="%1."/>
      <w:lvlJc w:val="left"/>
      <w:pPr>
        <w:ind w:left="360" w:hanging="360"/>
      </w:pPr>
      <w:rPr>
        <w:rFonts w:ascii="Times New Roman" w:hAnsi="Times New Roman" w:cs="Times New Roman" w:hint="default"/>
        <w:b w:val="0"/>
        <w:i w:val="0"/>
        <w:u w:val="none"/>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D2E55F4"/>
    <w:multiLevelType w:val="multilevel"/>
    <w:tmpl w:val="762620C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E68578B"/>
    <w:multiLevelType w:val="multilevel"/>
    <w:tmpl w:val="6470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BA0106"/>
    <w:multiLevelType w:val="hybridMultilevel"/>
    <w:tmpl w:val="E988A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AC32C7"/>
    <w:multiLevelType w:val="multilevel"/>
    <w:tmpl w:val="8BB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D3DEB"/>
    <w:multiLevelType w:val="multilevel"/>
    <w:tmpl w:val="302C51C8"/>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30" w15:restartNumberingAfterBreak="0">
    <w:nsid w:val="7E4918A6"/>
    <w:multiLevelType w:val="multilevel"/>
    <w:tmpl w:val="938CC956"/>
    <w:lvl w:ilvl="0">
      <w:start w:val="1"/>
      <w:numFmt w:val="bullet"/>
      <w:lvlText w:val="●"/>
      <w:lvlJc w:val="left"/>
      <w:pPr>
        <w:ind w:left="816" w:hanging="360"/>
      </w:pPr>
      <w:rPr>
        <w:rFonts w:ascii="Noto Sans Symbols" w:eastAsia="Noto Sans Symbols" w:hAnsi="Noto Sans Symbols" w:cs="Noto Sans Symbols"/>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Symbols" w:eastAsia="Noto Sans Symbols" w:hAnsi="Noto Sans Symbols" w:cs="Noto Sans Symbols"/>
      </w:rPr>
    </w:lvl>
    <w:lvl w:ilvl="3">
      <w:start w:val="1"/>
      <w:numFmt w:val="bullet"/>
      <w:lvlText w:val="●"/>
      <w:lvlJc w:val="left"/>
      <w:pPr>
        <w:ind w:left="2976" w:hanging="360"/>
      </w:pPr>
      <w:rPr>
        <w:rFonts w:ascii="Noto Sans Symbols" w:eastAsia="Noto Sans Symbols" w:hAnsi="Noto Sans Symbols" w:cs="Noto Sans Symbol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Symbols" w:eastAsia="Noto Sans Symbols" w:hAnsi="Noto Sans Symbols" w:cs="Noto Sans Symbols"/>
      </w:rPr>
    </w:lvl>
    <w:lvl w:ilvl="6">
      <w:start w:val="1"/>
      <w:numFmt w:val="bullet"/>
      <w:lvlText w:val="●"/>
      <w:lvlJc w:val="left"/>
      <w:pPr>
        <w:ind w:left="5136" w:hanging="360"/>
      </w:pPr>
      <w:rPr>
        <w:rFonts w:ascii="Noto Sans Symbols" w:eastAsia="Noto Sans Symbols" w:hAnsi="Noto Sans Symbols" w:cs="Noto Sans Symbol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Symbols" w:eastAsia="Noto Sans Symbols" w:hAnsi="Noto Sans Symbols" w:cs="Noto Sans Symbols"/>
      </w:rPr>
    </w:lvl>
  </w:abstractNum>
  <w:abstractNum w:abstractNumId="31" w15:restartNumberingAfterBreak="0">
    <w:nsid w:val="7E6B1963"/>
    <w:multiLevelType w:val="multilevel"/>
    <w:tmpl w:val="256C087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2115202187">
    <w:abstractNumId w:val="24"/>
  </w:num>
  <w:num w:numId="2" w16cid:durableId="388849387">
    <w:abstractNumId w:val="6"/>
  </w:num>
  <w:num w:numId="3" w16cid:durableId="759252351">
    <w:abstractNumId w:val="31"/>
  </w:num>
  <w:num w:numId="4" w16cid:durableId="1758668449">
    <w:abstractNumId w:val="2"/>
  </w:num>
  <w:num w:numId="5" w16cid:durableId="1089502110">
    <w:abstractNumId w:val="29"/>
  </w:num>
  <w:num w:numId="6" w16cid:durableId="597325142">
    <w:abstractNumId w:val="25"/>
  </w:num>
  <w:num w:numId="7" w16cid:durableId="828136553">
    <w:abstractNumId w:val="16"/>
  </w:num>
  <w:num w:numId="8" w16cid:durableId="1671565662">
    <w:abstractNumId w:val="11"/>
  </w:num>
  <w:num w:numId="9" w16cid:durableId="1513303619">
    <w:abstractNumId w:val="4"/>
  </w:num>
  <w:num w:numId="10" w16cid:durableId="676036251">
    <w:abstractNumId w:val="5"/>
  </w:num>
  <w:num w:numId="11" w16cid:durableId="777797785">
    <w:abstractNumId w:val="18"/>
  </w:num>
  <w:num w:numId="12" w16cid:durableId="71850769">
    <w:abstractNumId w:val="10"/>
  </w:num>
  <w:num w:numId="13" w16cid:durableId="1873686542">
    <w:abstractNumId w:val="17"/>
  </w:num>
  <w:num w:numId="14" w16cid:durableId="893734437">
    <w:abstractNumId w:val="15"/>
  </w:num>
  <w:num w:numId="15" w16cid:durableId="1334406935">
    <w:abstractNumId w:val="30"/>
  </w:num>
  <w:num w:numId="16" w16cid:durableId="391924335">
    <w:abstractNumId w:val="19"/>
  </w:num>
  <w:num w:numId="17" w16cid:durableId="457139995">
    <w:abstractNumId w:val="14"/>
  </w:num>
  <w:num w:numId="18" w16cid:durableId="410278767">
    <w:abstractNumId w:val="12"/>
  </w:num>
  <w:num w:numId="19" w16cid:durableId="1066952881">
    <w:abstractNumId w:val="3"/>
  </w:num>
  <w:num w:numId="20" w16cid:durableId="413093325">
    <w:abstractNumId w:val="1"/>
  </w:num>
  <w:num w:numId="21" w16cid:durableId="1119959056">
    <w:abstractNumId w:val="0"/>
  </w:num>
  <w:num w:numId="22" w16cid:durableId="1420640610">
    <w:abstractNumId w:val="21"/>
  </w:num>
  <w:num w:numId="23" w16cid:durableId="214002573">
    <w:abstractNumId w:val="26"/>
  </w:num>
  <w:num w:numId="24" w16cid:durableId="205527123">
    <w:abstractNumId w:val="7"/>
  </w:num>
  <w:num w:numId="25" w16cid:durableId="1947881029">
    <w:abstractNumId w:val="20"/>
  </w:num>
  <w:num w:numId="26" w16cid:durableId="531386019">
    <w:abstractNumId w:val="28"/>
  </w:num>
  <w:num w:numId="27" w16cid:durableId="17197844">
    <w:abstractNumId w:val="27"/>
  </w:num>
  <w:num w:numId="28" w16cid:durableId="562521091">
    <w:abstractNumId w:val="9"/>
  </w:num>
  <w:num w:numId="29" w16cid:durableId="385298429">
    <w:abstractNumId w:val="24"/>
    <w:lvlOverride w:ilvl="0">
      <w:startOverride w:val="3"/>
    </w:lvlOverride>
  </w:num>
  <w:num w:numId="30" w16cid:durableId="1904634003">
    <w:abstractNumId w:val="13"/>
  </w:num>
  <w:num w:numId="31" w16cid:durableId="1354376016">
    <w:abstractNumId w:val="23"/>
  </w:num>
  <w:num w:numId="32" w16cid:durableId="281958434">
    <w:abstractNumId w:val="8"/>
  </w:num>
  <w:num w:numId="33" w16cid:durableId="1768767474">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ngxue Li">
    <w15:presenceInfo w15:providerId="AD" w15:userId="S::Chengxue.Li@stonybrook.edu::f8ceabc4-5a88-4e23-977d-53d7efb48a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07B3"/>
    <w:rsid w:val="00000443"/>
    <w:rsid w:val="000004F5"/>
    <w:rsid w:val="000006F6"/>
    <w:rsid w:val="0000082D"/>
    <w:rsid w:val="00001C52"/>
    <w:rsid w:val="000026DB"/>
    <w:rsid w:val="000027AA"/>
    <w:rsid w:val="0000340B"/>
    <w:rsid w:val="0000346C"/>
    <w:rsid w:val="00003DA5"/>
    <w:rsid w:val="0000415D"/>
    <w:rsid w:val="000049C0"/>
    <w:rsid w:val="0000509C"/>
    <w:rsid w:val="000050AA"/>
    <w:rsid w:val="0000517D"/>
    <w:rsid w:val="00005423"/>
    <w:rsid w:val="00005785"/>
    <w:rsid w:val="00006546"/>
    <w:rsid w:val="00006ABD"/>
    <w:rsid w:val="00006D92"/>
    <w:rsid w:val="00006F64"/>
    <w:rsid w:val="000073C4"/>
    <w:rsid w:val="000077D0"/>
    <w:rsid w:val="00007874"/>
    <w:rsid w:val="00007D3A"/>
    <w:rsid w:val="00007E1C"/>
    <w:rsid w:val="00010A1D"/>
    <w:rsid w:val="00010A22"/>
    <w:rsid w:val="00010B73"/>
    <w:rsid w:val="000110F8"/>
    <w:rsid w:val="00011938"/>
    <w:rsid w:val="00012027"/>
    <w:rsid w:val="0001266A"/>
    <w:rsid w:val="000127E6"/>
    <w:rsid w:val="000129AB"/>
    <w:rsid w:val="00012A12"/>
    <w:rsid w:val="000132A6"/>
    <w:rsid w:val="000139CA"/>
    <w:rsid w:val="00013ACC"/>
    <w:rsid w:val="0001419D"/>
    <w:rsid w:val="00014560"/>
    <w:rsid w:val="00014C9E"/>
    <w:rsid w:val="0001587B"/>
    <w:rsid w:val="000158EE"/>
    <w:rsid w:val="00015A63"/>
    <w:rsid w:val="00015C6C"/>
    <w:rsid w:val="00015F03"/>
    <w:rsid w:val="00016450"/>
    <w:rsid w:val="0001661B"/>
    <w:rsid w:val="00016D49"/>
    <w:rsid w:val="00016ED5"/>
    <w:rsid w:val="00017159"/>
    <w:rsid w:val="000173A1"/>
    <w:rsid w:val="00017522"/>
    <w:rsid w:val="00017AB6"/>
    <w:rsid w:val="00017B71"/>
    <w:rsid w:val="000201A2"/>
    <w:rsid w:val="000204B1"/>
    <w:rsid w:val="00020583"/>
    <w:rsid w:val="000206FF"/>
    <w:rsid w:val="00020AC2"/>
    <w:rsid w:val="00020B44"/>
    <w:rsid w:val="00020CB1"/>
    <w:rsid w:val="0002117C"/>
    <w:rsid w:val="0002126B"/>
    <w:rsid w:val="000212A5"/>
    <w:rsid w:val="000216CD"/>
    <w:rsid w:val="00021D7E"/>
    <w:rsid w:val="000220DB"/>
    <w:rsid w:val="00022487"/>
    <w:rsid w:val="000226F7"/>
    <w:rsid w:val="00022F6C"/>
    <w:rsid w:val="00022FE9"/>
    <w:rsid w:val="00023531"/>
    <w:rsid w:val="00023549"/>
    <w:rsid w:val="000237B1"/>
    <w:rsid w:val="0002485D"/>
    <w:rsid w:val="0002485E"/>
    <w:rsid w:val="00024A87"/>
    <w:rsid w:val="0002574D"/>
    <w:rsid w:val="00025B23"/>
    <w:rsid w:val="00025C54"/>
    <w:rsid w:val="00025D47"/>
    <w:rsid w:val="00026701"/>
    <w:rsid w:val="00026963"/>
    <w:rsid w:val="00026D1E"/>
    <w:rsid w:val="00026FD4"/>
    <w:rsid w:val="000277A8"/>
    <w:rsid w:val="00027999"/>
    <w:rsid w:val="00027ABD"/>
    <w:rsid w:val="00027B7C"/>
    <w:rsid w:val="00030198"/>
    <w:rsid w:val="00030304"/>
    <w:rsid w:val="00030391"/>
    <w:rsid w:val="0003096E"/>
    <w:rsid w:val="00030C52"/>
    <w:rsid w:val="00030D5D"/>
    <w:rsid w:val="00030DB6"/>
    <w:rsid w:val="000313B4"/>
    <w:rsid w:val="00031A48"/>
    <w:rsid w:val="00031AD1"/>
    <w:rsid w:val="00031BB7"/>
    <w:rsid w:val="0003214C"/>
    <w:rsid w:val="000321AB"/>
    <w:rsid w:val="000323A2"/>
    <w:rsid w:val="00032A83"/>
    <w:rsid w:val="00032F6B"/>
    <w:rsid w:val="00032FF5"/>
    <w:rsid w:val="00033297"/>
    <w:rsid w:val="00033663"/>
    <w:rsid w:val="0003479C"/>
    <w:rsid w:val="00034861"/>
    <w:rsid w:val="00034A42"/>
    <w:rsid w:val="00034B29"/>
    <w:rsid w:val="0003527C"/>
    <w:rsid w:val="0003560F"/>
    <w:rsid w:val="0003564A"/>
    <w:rsid w:val="000357D7"/>
    <w:rsid w:val="0003582F"/>
    <w:rsid w:val="000360A8"/>
    <w:rsid w:val="000360F1"/>
    <w:rsid w:val="0003614C"/>
    <w:rsid w:val="00036C36"/>
    <w:rsid w:val="00037178"/>
    <w:rsid w:val="00037374"/>
    <w:rsid w:val="00037479"/>
    <w:rsid w:val="000377B1"/>
    <w:rsid w:val="00037862"/>
    <w:rsid w:val="0003786F"/>
    <w:rsid w:val="00037887"/>
    <w:rsid w:val="000379CA"/>
    <w:rsid w:val="00037E67"/>
    <w:rsid w:val="00037F0A"/>
    <w:rsid w:val="000408F6"/>
    <w:rsid w:val="00040BAB"/>
    <w:rsid w:val="00040D76"/>
    <w:rsid w:val="00040DDC"/>
    <w:rsid w:val="00040DE4"/>
    <w:rsid w:val="000413C4"/>
    <w:rsid w:val="0004161F"/>
    <w:rsid w:val="000418DD"/>
    <w:rsid w:val="00041A2E"/>
    <w:rsid w:val="00041ADD"/>
    <w:rsid w:val="00041E5F"/>
    <w:rsid w:val="00041F72"/>
    <w:rsid w:val="00041FB7"/>
    <w:rsid w:val="00042604"/>
    <w:rsid w:val="00042F3C"/>
    <w:rsid w:val="0004346B"/>
    <w:rsid w:val="00044340"/>
    <w:rsid w:val="00044534"/>
    <w:rsid w:val="00044C15"/>
    <w:rsid w:val="00045696"/>
    <w:rsid w:val="00045CC1"/>
    <w:rsid w:val="00045F93"/>
    <w:rsid w:val="0004630A"/>
    <w:rsid w:val="00046B3D"/>
    <w:rsid w:val="00046BB1"/>
    <w:rsid w:val="00046F6D"/>
    <w:rsid w:val="00046F72"/>
    <w:rsid w:val="00047646"/>
    <w:rsid w:val="000476CA"/>
    <w:rsid w:val="00047731"/>
    <w:rsid w:val="00047AF4"/>
    <w:rsid w:val="00047E70"/>
    <w:rsid w:val="00050087"/>
    <w:rsid w:val="00050324"/>
    <w:rsid w:val="0005049C"/>
    <w:rsid w:val="00050D5A"/>
    <w:rsid w:val="00050D66"/>
    <w:rsid w:val="00050D80"/>
    <w:rsid w:val="00050EB6"/>
    <w:rsid w:val="000514AF"/>
    <w:rsid w:val="0005172B"/>
    <w:rsid w:val="00051BE7"/>
    <w:rsid w:val="00051C11"/>
    <w:rsid w:val="00051F9C"/>
    <w:rsid w:val="00052163"/>
    <w:rsid w:val="00052C90"/>
    <w:rsid w:val="00053240"/>
    <w:rsid w:val="000535C5"/>
    <w:rsid w:val="00053C71"/>
    <w:rsid w:val="00054021"/>
    <w:rsid w:val="0005442D"/>
    <w:rsid w:val="0005479F"/>
    <w:rsid w:val="0005509D"/>
    <w:rsid w:val="000551D1"/>
    <w:rsid w:val="000556F9"/>
    <w:rsid w:val="000557E2"/>
    <w:rsid w:val="000557FE"/>
    <w:rsid w:val="00055B28"/>
    <w:rsid w:val="00055E5B"/>
    <w:rsid w:val="000565F9"/>
    <w:rsid w:val="00056B1B"/>
    <w:rsid w:val="00056CC8"/>
    <w:rsid w:val="00056CE7"/>
    <w:rsid w:val="00056E64"/>
    <w:rsid w:val="0005707A"/>
    <w:rsid w:val="000579F2"/>
    <w:rsid w:val="00057B67"/>
    <w:rsid w:val="00057C80"/>
    <w:rsid w:val="00057EBB"/>
    <w:rsid w:val="00060245"/>
    <w:rsid w:val="0006061B"/>
    <w:rsid w:val="00060719"/>
    <w:rsid w:val="00060A2C"/>
    <w:rsid w:val="00060BCA"/>
    <w:rsid w:val="00060D97"/>
    <w:rsid w:val="00061019"/>
    <w:rsid w:val="000613EE"/>
    <w:rsid w:val="00061516"/>
    <w:rsid w:val="000616DC"/>
    <w:rsid w:val="000617A8"/>
    <w:rsid w:val="00061D5C"/>
    <w:rsid w:val="00061DB2"/>
    <w:rsid w:val="00061EFA"/>
    <w:rsid w:val="00061FB2"/>
    <w:rsid w:val="000626F5"/>
    <w:rsid w:val="00062BE8"/>
    <w:rsid w:val="00062CF5"/>
    <w:rsid w:val="00062E57"/>
    <w:rsid w:val="00063225"/>
    <w:rsid w:val="00063366"/>
    <w:rsid w:val="0006346F"/>
    <w:rsid w:val="0006347E"/>
    <w:rsid w:val="00063770"/>
    <w:rsid w:val="000641A3"/>
    <w:rsid w:val="000646D1"/>
    <w:rsid w:val="0006495C"/>
    <w:rsid w:val="000649F6"/>
    <w:rsid w:val="00064CE7"/>
    <w:rsid w:val="00064E9B"/>
    <w:rsid w:val="00065085"/>
    <w:rsid w:val="00065F68"/>
    <w:rsid w:val="0006769B"/>
    <w:rsid w:val="000677E5"/>
    <w:rsid w:val="00067D38"/>
    <w:rsid w:val="00067DE2"/>
    <w:rsid w:val="00067F4A"/>
    <w:rsid w:val="00070123"/>
    <w:rsid w:val="00070193"/>
    <w:rsid w:val="000701A4"/>
    <w:rsid w:val="00070255"/>
    <w:rsid w:val="00070272"/>
    <w:rsid w:val="000704CA"/>
    <w:rsid w:val="000705C8"/>
    <w:rsid w:val="000705F2"/>
    <w:rsid w:val="00070F7C"/>
    <w:rsid w:val="000713DC"/>
    <w:rsid w:val="000716CE"/>
    <w:rsid w:val="00071BEC"/>
    <w:rsid w:val="00071DDF"/>
    <w:rsid w:val="000720F3"/>
    <w:rsid w:val="000722FF"/>
    <w:rsid w:val="0007289B"/>
    <w:rsid w:val="000729DA"/>
    <w:rsid w:val="00073027"/>
    <w:rsid w:val="000731A0"/>
    <w:rsid w:val="000732A0"/>
    <w:rsid w:val="000734C0"/>
    <w:rsid w:val="00073721"/>
    <w:rsid w:val="00073BFF"/>
    <w:rsid w:val="00073D3A"/>
    <w:rsid w:val="00073F2E"/>
    <w:rsid w:val="00073FC9"/>
    <w:rsid w:val="000741AD"/>
    <w:rsid w:val="000741B3"/>
    <w:rsid w:val="00074331"/>
    <w:rsid w:val="000744B6"/>
    <w:rsid w:val="000744DF"/>
    <w:rsid w:val="00074A0C"/>
    <w:rsid w:val="00074BEC"/>
    <w:rsid w:val="00074D49"/>
    <w:rsid w:val="00074E6C"/>
    <w:rsid w:val="00074ECA"/>
    <w:rsid w:val="00075766"/>
    <w:rsid w:val="00075D62"/>
    <w:rsid w:val="00075DB4"/>
    <w:rsid w:val="00075FC4"/>
    <w:rsid w:val="00076006"/>
    <w:rsid w:val="00076819"/>
    <w:rsid w:val="0007713D"/>
    <w:rsid w:val="000771F5"/>
    <w:rsid w:val="00077792"/>
    <w:rsid w:val="00077E45"/>
    <w:rsid w:val="00080054"/>
    <w:rsid w:val="0008016E"/>
    <w:rsid w:val="000806BE"/>
    <w:rsid w:val="00080824"/>
    <w:rsid w:val="00080BA6"/>
    <w:rsid w:val="000811C4"/>
    <w:rsid w:val="00081251"/>
    <w:rsid w:val="000815BF"/>
    <w:rsid w:val="00081E1E"/>
    <w:rsid w:val="000826DD"/>
    <w:rsid w:val="0008297D"/>
    <w:rsid w:val="00082D1F"/>
    <w:rsid w:val="00082E34"/>
    <w:rsid w:val="00083183"/>
    <w:rsid w:val="000836A0"/>
    <w:rsid w:val="000838B6"/>
    <w:rsid w:val="00083B14"/>
    <w:rsid w:val="00083D16"/>
    <w:rsid w:val="000840BC"/>
    <w:rsid w:val="000840DC"/>
    <w:rsid w:val="0008448D"/>
    <w:rsid w:val="000844D3"/>
    <w:rsid w:val="0008471E"/>
    <w:rsid w:val="00084C8C"/>
    <w:rsid w:val="00084D6D"/>
    <w:rsid w:val="000850E3"/>
    <w:rsid w:val="000852AF"/>
    <w:rsid w:val="00085AF9"/>
    <w:rsid w:val="000861DB"/>
    <w:rsid w:val="00086220"/>
    <w:rsid w:val="00086375"/>
    <w:rsid w:val="00086894"/>
    <w:rsid w:val="0008694D"/>
    <w:rsid w:val="00086C9E"/>
    <w:rsid w:val="00086D86"/>
    <w:rsid w:val="00086FAA"/>
    <w:rsid w:val="00087495"/>
    <w:rsid w:val="00087D40"/>
    <w:rsid w:val="00087EB9"/>
    <w:rsid w:val="00087FA0"/>
    <w:rsid w:val="000903E9"/>
    <w:rsid w:val="00090444"/>
    <w:rsid w:val="0009070B"/>
    <w:rsid w:val="000907E6"/>
    <w:rsid w:val="00090BCE"/>
    <w:rsid w:val="00090C3A"/>
    <w:rsid w:val="00091232"/>
    <w:rsid w:val="000914F9"/>
    <w:rsid w:val="0009191C"/>
    <w:rsid w:val="000919F7"/>
    <w:rsid w:val="00091AD0"/>
    <w:rsid w:val="00092063"/>
    <w:rsid w:val="00092176"/>
    <w:rsid w:val="000922CF"/>
    <w:rsid w:val="000923C2"/>
    <w:rsid w:val="0009315B"/>
    <w:rsid w:val="0009346F"/>
    <w:rsid w:val="00093ABE"/>
    <w:rsid w:val="0009407F"/>
    <w:rsid w:val="000945B9"/>
    <w:rsid w:val="000945E0"/>
    <w:rsid w:val="00094689"/>
    <w:rsid w:val="00094B53"/>
    <w:rsid w:val="00094DB1"/>
    <w:rsid w:val="00095233"/>
    <w:rsid w:val="000956B1"/>
    <w:rsid w:val="00095BC8"/>
    <w:rsid w:val="00096600"/>
    <w:rsid w:val="00096601"/>
    <w:rsid w:val="00096C31"/>
    <w:rsid w:val="00097383"/>
    <w:rsid w:val="000976AA"/>
    <w:rsid w:val="00097C2C"/>
    <w:rsid w:val="00097CA9"/>
    <w:rsid w:val="00097D09"/>
    <w:rsid w:val="00097D6F"/>
    <w:rsid w:val="00097FDA"/>
    <w:rsid w:val="000A0373"/>
    <w:rsid w:val="000A05F0"/>
    <w:rsid w:val="000A0810"/>
    <w:rsid w:val="000A0820"/>
    <w:rsid w:val="000A0887"/>
    <w:rsid w:val="000A0B18"/>
    <w:rsid w:val="000A12FD"/>
    <w:rsid w:val="000A1B99"/>
    <w:rsid w:val="000A1B9E"/>
    <w:rsid w:val="000A1DEB"/>
    <w:rsid w:val="000A1DFA"/>
    <w:rsid w:val="000A2A09"/>
    <w:rsid w:val="000A2FF5"/>
    <w:rsid w:val="000A3132"/>
    <w:rsid w:val="000A3DDD"/>
    <w:rsid w:val="000A3FA7"/>
    <w:rsid w:val="000A4324"/>
    <w:rsid w:val="000A46D1"/>
    <w:rsid w:val="000A484B"/>
    <w:rsid w:val="000A51F1"/>
    <w:rsid w:val="000A528F"/>
    <w:rsid w:val="000A58C5"/>
    <w:rsid w:val="000A58D1"/>
    <w:rsid w:val="000A5C72"/>
    <w:rsid w:val="000A6363"/>
    <w:rsid w:val="000A64AA"/>
    <w:rsid w:val="000A6A8C"/>
    <w:rsid w:val="000A6A9E"/>
    <w:rsid w:val="000A6C6C"/>
    <w:rsid w:val="000A736A"/>
    <w:rsid w:val="000B0410"/>
    <w:rsid w:val="000B0955"/>
    <w:rsid w:val="000B0E88"/>
    <w:rsid w:val="000B1011"/>
    <w:rsid w:val="000B1085"/>
    <w:rsid w:val="000B1215"/>
    <w:rsid w:val="000B143C"/>
    <w:rsid w:val="000B1784"/>
    <w:rsid w:val="000B1902"/>
    <w:rsid w:val="000B1DF5"/>
    <w:rsid w:val="000B1E22"/>
    <w:rsid w:val="000B20A8"/>
    <w:rsid w:val="000B2273"/>
    <w:rsid w:val="000B2477"/>
    <w:rsid w:val="000B2C8E"/>
    <w:rsid w:val="000B2E35"/>
    <w:rsid w:val="000B3192"/>
    <w:rsid w:val="000B3392"/>
    <w:rsid w:val="000B3431"/>
    <w:rsid w:val="000B3AF3"/>
    <w:rsid w:val="000B3D50"/>
    <w:rsid w:val="000B3F4E"/>
    <w:rsid w:val="000B46B8"/>
    <w:rsid w:val="000B46E4"/>
    <w:rsid w:val="000B5B6A"/>
    <w:rsid w:val="000B6208"/>
    <w:rsid w:val="000B650C"/>
    <w:rsid w:val="000B650F"/>
    <w:rsid w:val="000B65E9"/>
    <w:rsid w:val="000B71E3"/>
    <w:rsid w:val="000B73C2"/>
    <w:rsid w:val="000B7EDC"/>
    <w:rsid w:val="000C01CB"/>
    <w:rsid w:val="000C09A8"/>
    <w:rsid w:val="000C0A5B"/>
    <w:rsid w:val="000C10B4"/>
    <w:rsid w:val="000C140B"/>
    <w:rsid w:val="000C1976"/>
    <w:rsid w:val="000C1DE9"/>
    <w:rsid w:val="000C1E06"/>
    <w:rsid w:val="000C23D4"/>
    <w:rsid w:val="000C24A1"/>
    <w:rsid w:val="000C24A5"/>
    <w:rsid w:val="000C2506"/>
    <w:rsid w:val="000C2C45"/>
    <w:rsid w:val="000C3A14"/>
    <w:rsid w:val="000C42D3"/>
    <w:rsid w:val="000C457A"/>
    <w:rsid w:val="000C45D0"/>
    <w:rsid w:val="000C45EB"/>
    <w:rsid w:val="000C4673"/>
    <w:rsid w:val="000C48A4"/>
    <w:rsid w:val="000C4D22"/>
    <w:rsid w:val="000C5002"/>
    <w:rsid w:val="000C500D"/>
    <w:rsid w:val="000C5461"/>
    <w:rsid w:val="000C5573"/>
    <w:rsid w:val="000C58CF"/>
    <w:rsid w:val="000C5997"/>
    <w:rsid w:val="000C5C80"/>
    <w:rsid w:val="000C5ED9"/>
    <w:rsid w:val="000C6106"/>
    <w:rsid w:val="000C6684"/>
    <w:rsid w:val="000C66B9"/>
    <w:rsid w:val="000C6755"/>
    <w:rsid w:val="000C6A89"/>
    <w:rsid w:val="000C6B05"/>
    <w:rsid w:val="000C6DE9"/>
    <w:rsid w:val="000C7DD1"/>
    <w:rsid w:val="000D0173"/>
    <w:rsid w:val="000D026C"/>
    <w:rsid w:val="000D02F7"/>
    <w:rsid w:val="000D043C"/>
    <w:rsid w:val="000D0CE6"/>
    <w:rsid w:val="000D0D94"/>
    <w:rsid w:val="000D0DB3"/>
    <w:rsid w:val="000D0EE5"/>
    <w:rsid w:val="000D10BF"/>
    <w:rsid w:val="000D13F7"/>
    <w:rsid w:val="000D1457"/>
    <w:rsid w:val="000D23E3"/>
    <w:rsid w:val="000D2513"/>
    <w:rsid w:val="000D309A"/>
    <w:rsid w:val="000D33F7"/>
    <w:rsid w:val="000D392C"/>
    <w:rsid w:val="000D3F5D"/>
    <w:rsid w:val="000D409B"/>
    <w:rsid w:val="000D414E"/>
    <w:rsid w:val="000D46A1"/>
    <w:rsid w:val="000D4D45"/>
    <w:rsid w:val="000D55E0"/>
    <w:rsid w:val="000D5630"/>
    <w:rsid w:val="000D5B55"/>
    <w:rsid w:val="000D5E2A"/>
    <w:rsid w:val="000D63EB"/>
    <w:rsid w:val="000D68C7"/>
    <w:rsid w:val="000D6C01"/>
    <w:rsid w:val="000D6C28"/>
    <w:rsid w:val="000D6F63"/>
    <w:rsid w:val="000D7F0D"/>
    <w:rsid w:val="000E05F2"/>
    <w:rsid w:val="000E0AF2"/>
    <w:rsid w:val="000E0B8E"/>
    <w:rsid w:val="000E11DB"/>
    <w:rsid w:val="000E1D06"/>
    <w:rsid w:val="000E1E73"/>
    <w:rsid w:val="000E1EAF"/>
    <w:rsid w:val="000E2110"/>
    <w:rsid w:val="000E2208"/>
    <w:rsid w:val="000E2A1E"/>
    <w:rsid w:val="000E2AF1"/>
    <w:rsid w:val="000E2D0E"/>
    <w:rsid w:val="000E306A"/>
    <w:rsid w:val="000E3297"/>
    <w:rsid w:val="000E33DD"/>
    <w:rsid w:val="000E3470"/>
    <w:rsid w:val="000E35B7"/>
    <w:rsid w:val="000E3760"/>
    <w:rsid w:val="000E3793"/>
    <w:rsid w:val="000E38AA"/>
    <w:rsid w:val="000E3978"/>
    <w:rsid w:val="000E40E9"/>
    <w:rsid w:val="000E4639"/>
    <w:rsid w:val="000E4772"/>
    <w:rsid w:val="000E5178"/>
    <w:rsid w:val="000E536F"/>
    <w:rsid w:val="000E588B"/>
    <w:rsid w:val="000E5F39"/>
    <w:rsid w:val="000E5F5B"/>
    <w:rsid w:val="000E6784"/>
    <w:rsid w:val="000E6912"/>
    <w:rsid w:val="000E69CB"/>
    <w:rsid w:val="000E6B49"/>
    <w:rsid w:val="000E6D51"/>
    <w:rsid w:val="000E6D92"/>
    <w:rsid w:val="000E7230"/>
    <w:rsid w:val="000E75BF"/>
    <w:rsid w:val="000E7884"/>
    <w:rsid w:val="000E78DB"/>
    <w:rsid w:val="000F01C9"/>
    <w:rsid w:val="000F03CF"/>
    <w:rsid w:val="000F0452"/>
    <w:rsid w:val="000F09E2"/>
    <w:rsid w:val="000F0B39"/>
    <w:rsid w:val="000F0BE7"/>
    <w:rsid w:val="000F0BFC"/>
    <w:rsid w:val="000F0F29"/>
    <w:rsid w:val="000F120E"/>
    <w:rsid w:val="000F1303"/>
    <w:rsid w:val="000F1777"/>
    <w:rsid w:val="000F1A37"/>
    <w:rsid w:val="000F1D1A"/>
    <w:rsid w:val="000F1DF7"/>
    <w:rsid w:val="000F22C0"/>
    <w:rsid w:val="000F28ED"/>
    <w:rsid w:val="000F2B7B"/>
    <w:rsid w:val="000F2D74"/>
    <w:rsid w:val="000F3062"/>
    <w:rsid w:val="000F3369"/>
    <w:rsid w:val="000F388C"/>
    <w:rsid w:val="000F3B88"/>
    <w:rsid w:val="000F3F9F"/>
    <w:rsid w:val="000F59BF"/>
    <w:rsid w:val="000F5BBD"/>
    <w:rsid w:val="000F5C60"/>
    <w:rsid w:val="000F5CAE"/>
    <w:rsid w:val="000F6780"/>
    <w:rsid w:val="000F6BE0"/>
    <w:rsid w:val="000F6D03"/>
    <w:rsid w:val="000F6D16"/>
    <w:rsid w:val="000F6ED5"/>
    <w:rsid w:val="000F790E"/>
    <w:rsid w:val="000F79BA"/>
    <w:rsid w:val="000F7A7A"/>
    <w:rsid w:val="000F7DF9"/>
    <w:rsid w:val="00100818"/>
    <w:rsid w:val="00101253"/>
    <w:rsid w:val="00101593"/>
    <w:rsid w:val="00101691"/>
    <w:rsid w:val="00101FCA"/>
    <w:rsid w:val="00102021"/>
    <w:rsid w:val="00102330"/>
    <w:rsid w:val="00102657"/>
    <w:rsid w:val="00102B36"/>
    <w:rsid w:val="0010305B"/>
    <w:rsid w:val="001032AD"/>
    <w:rsid w:val="0010331C"/>
    <w:rsid w:val="00103468"/>
    <w:rsid w:val="00103802"/>
    <w:rsid w:val="00103826"/>
    <w:rsid w:val="00103F1B"/>
    <w:rsid w:val="001041CE"/>
    <w:rsid w:val="001046CD"/>
    <w:rsid w:val="00104967"/>
    <w:rsid w:val="00104EA8"/>
    <w:rsid w:val="00104F66"/>
    <w:rsid w:val="00105245"/>
    <w:rsid w:val="00105364"/>
    <w:rsid w:val="00105DFB"/>
    <w:rsid w:val="00105FA6"/>
    <w:rsid w:val="001062D6"/>
    <w:rsid w:val="001062D7"/>
    <w:rsid w:val="001065F1"/>
    <w:rsid w:val="0010696A"/>
    <w:rsid w:val="00106C7E"/>
    <w:rsid w:val="00106D2A"/>
    <w:rsid w:val="00106E58"/>
    <w:rsid w:val="00106F10"/>
    <w:rsid w:val="00106F26"/>
    <w:rsid w:val="0010734D"/>
    <w:rsid w:val="00107D88"/>
    <w:rsid w:val="001101EE"/>
    <w:rsid w:val="00110266"/>
    <w:rsid w:val="00110451"/>
    <w:rsid w:val="00110927"/>
    <w:rsid w:val="00110929"/>
    <w:rsid w:val="001111DE"/>
    <w:rsid w:val="00111217"/>
    <w:rsid w:val="001116B8"/>
    <w:rsid w:val="00111741"/>
    <w:rsid w:val="00111C68"/>
    <w:rsid w:val="00111E74"/>
    <w:rsid w:val="00111EED"/>
    <w:rsid w:val="00111FFE"/>
    <w:rsid w:val="001123F6"/>
    <w:rsid w:val="00112534"/>
    <w:rsid w:val="0011272B"/>
    <w:rsid w:val="00112B39"/>
    <w:rsid w:val="001134F2"/>
    <w:rsid w:val="00113515"/>
    <w:rsid w:val="001138F7"/>
    <w:rsid w:val="00113D6C"/>
    <w:rsid w:val="00113DB9"/>
    <w:rsid w:val="0011422F"/>
    <w:rsid w:val="0011429D"/>
    <w:rsid w:val="00114752"/>
    <w:rsid w:val="0011481C"/>
    <w:rsid w:val="001149E8"/>
    <w:rsid w:val="00114B47"/>
    <w:rsid w:val="00114B86"/>
    <w:rsid w:val="00114D87"/>
    <w:rsid w:val="00115655"/>
    <w:rsid w:val="00115828"/>
    <w:rsid w:val="001158FF"/>
    <w:rsid w:val="00115A2E"/>
    <w:rsid w:val="00115F5D"/>
    <w:rsid w:val="00116C56"/>
    <w:rsid w:val="00116E34"/>
    <w:rsid w:val="0011746D"/>
    <w:rsid w:val="001175B2"/>
    <w:rsid w:val="0011760B"/>
    <w:rsid w:val="00117A27"/>
    <w:rsid w:val="00117BE2"/>
    <w:rsid w:val="00117DEB"/>
    <w:rsid w:val="001200EC"/>
    <w:rsid w:val="001202F9"/>
    <w:rsid w:val="001207DE"/>
    <w:rsid w:val="00120A7E"/>
    <w:rsid w:val="0012108B"/>
    <w:rsid w:val="00121201"/>
    <w:rsid w:val="00121BCF"/>
    <w:rsid w:val="001222E6"/>
    <w:rsid w:val="001225FC"/>
    <w:rsid w:val="00122705"/>
    <w:rsid w:val="00122E91"/>
    <w:rsid w:val="001231B1"/>
    <w:rsid w:val="001236F0"/>
    <w:rsid w:val="001238AB"/>
    <w:rsid w:val="0012396A"/>
    <w:rsid w:val="001239A9"/>
    <w:rsid w:val="0012420D"/>
    <w:rsid w:val="00124421"/>
    <w:rsid w:val="001247E0"/>
    <w:rsid w:val="00124DDD"/>
    <w:rsid w:val="001250C3"/>
    <w:rsid w:val="0012519F"/>
    <w:rsid w:val="0012535C"/>
    <w:rsid w:val="00125513"/>
    <w:rsid w:val="001257FE"/>
    <w:rsid w:val="001258F9"/>
    <w:rsid w:val="00125D05"/>
    <w:rsid w:val="001261BE"/>
    <w:rsid w:val="001261D8"/>
    <w:rsid w:val="001261FC"/>
    <w:rsid w:val="001272A9"/>
    <w:rsid w:val="00127538"/>
    <w:rsid w:val="001277F9"/>
    <w:rsid w:val="0012785F"/>
    <w:rsid w:val="00127B40"/>
    <w:rsid w:val="00130163"/>
    <w:rsid w:val="00130361"/>
    <w:rsid w:val="00130590"/>
    <w:rsid w:val="00130758"/>
    <w:rsid w:val="001307F5"/>
    <w:rsid w:val="00130EC8"/>
    <w:rsid w:val="001318FE"/>
    <w:rsid w:val="00131922"/>
    <w:rsid w:val="00131CB5"/>
    <w:rsid w:val="00131FE2"/>
    <w:rsid w:val="00132906"/>
    <w:rsid w:val="00132960"/>
    <w:rsid w:val="00132E46"/>
    <w:rsid w:val="001338CF"/>
    <w:rsid w:val="00133968"/>
    <w:rsid w:val="00133B76"/>
    <w:rsid w:val="00133C16"/>
    <w:rsid w:val="001342CF"/>
    <w:rsid w:val="0013469D"/>
    <w:rsid w:val="0013484E"/>
    <w:rsid w:val="001349DF"/>
    <w:rsid w:val="00134C58"/>
    <w:rsid w:val="00134D24"/>
    <w:rsid w:val="00134F6D"/>
    <w:rsid w:val="001350BF"/>
    <w:rsid w:val="001350C2"/>
    <w:rsid w:val="00135141"/>
    <w:rsid w:val="00135F5C"/>
    <w:rsid w:val="00136A2F"/>
    <w:rsid w:val="001371C0"/>
    <w:rsid w:val="0013773F"/>
    <w:rsid w:val="0013795A"/>
    <w:rsid w:val="00137AAD"/>
    <w:rsid w:val="001400C4"/>
    <w:rsid w:val="0014039F"/>
    <w:rsid w:val="00140682"/>
    <w:rsid w:val="001406CE"/>
    <w:rsid w:val="001409FD"/>
    <w:rsid w:val="00140B43"/>
    <w:rsid w:val="00140C9D"/>
    <w:rsid w:val="00140CD0"/>
    <w:rsid w:val="00140F59"/>
    <w:rsid w:val="0014123C"/>
    <w:rsid w:val="0014185B"/>
    <w:rsid w:val="0014243E"/>
    <w:rsid w:val="0014278A"/>
    <w:rsid w:val="0014289F"/>
    <w:rsid w:val="001429FE"/>
    <w:rsid w:val="00142A57"/>
    <w:rsid w:val="00142A61"/>
    <w:rsid w:val="001432E2"/>
    <w:rsid w:val="00143425"/>
    <w:rsid w:val="00143C87"/>
    <w:rsid w:val="00144259"/>
    <w:rsid w:val="001452AD"/>
    <w:rsid w:val="001453F4"/>
    <w:rsid w:val="00145524"/>
    <w:rsid w:val="00145601"/>
    <w:rsid w:val="001458C0"/>
    <w:rsid w:val="00145BD1"/>
    <w:rsid w:val="00145EA1"/>
    <w:rsid w:val="00146196"/>
    <w:rsid w:val="001462E8"/>
    <w:rsid w:val="00146624"/>
    <w:rsid w:val="0014679E"/>
    <w:rsid w:val="001468E6"/>
    <w:rsid w:val="00146985"/>
    <w:rsid w:val="00146A73"/>
    <w:rsid w:val="00146D33"/>
    <w:rsid w:val="00147593"/>
    <w:rsid w:val="00147658"/>
    <w:rsid w:val="001476CD"/>
    <w:rsid w:val="00147A60"/>
    <w:rsid w:val="00147D7E"/>
    <w:rsid w:val="00147EFB"/>
    <w:rsid w:val="0015001F"/>
    <w:rsid w:val="0015015B"/>
    <w:rsid w:val="001505A2"/>
    <w:rsid w:val="00150814"/>
    <w:rsid w:val="00150946"/>
    <w:rsid w:val="00150D80"/>
    <w:rsid w:val="0015117C"/>
    <w:rsid w:val="001516AE"/>
    <w:rsid w:val="00151961"/>
    <w:rsid w:val="00151B12"/>
    <w:rsid w:val="00151B29"/>
    <w:rsid w:val="00151DA0"/>
    <w:rsid w:val="001528E5"/>
    <w:rsid w:val="00152D07"/>
    <w:rsid w:val="001530AD"/>
    <w:rsid w:val="001536A4"/>
    <w:rsid w:val="00153AB6"/>
    <w:rsid w:val="00153C7A"/>
    <w:rsid w:val="00154326"/>
    <w:rsid w:val="001544F6"/>
    <w:rsid w:val="00154934"/>
    <w:rsid w:val="0015499B"/>
    <w:rsid w:val="00154FF5"/>
    <w:rsid w:val="0015510E"/>
    <w:rsid w:val="00155DC4"/>
    <w:rsid w:val="00155DE0"/>
    <w:rsid w:val="0015638F"/>
    <w:rsid w:val="001564B2"/>
    <w:rsid w:val="00156CBA"/>
    <w:rsid w:val="00156DC4"/>
    <w:rsid w:val="001572AA"/>
    <w:rsid w:val="0015740C"/>
    <w:rsid w:val="00157630"/>
    <w:rsid w:val="00157A38"/>
    <w:rsid w:val="00157A4A"/>
    <w:rsid w:val="00157F5F"/>
    <w:rsid w:val="0016091D"/>
    <w:rsid w:val="001613AB"/>
    <w:rsid w:val="001615E3"/>
    <w:rsid w:val="00161622"/>
    <w:rsid w:val="00161B5E"/>
    <w:rsid w:val="00161D59"/>
    <w:rsid w:val="00161DE2"/>
    <w:rsid w:val="001623BA"/>
    <w:rsid w:val="0016244A"/>
    <w:rsid w:val="00162A3F"/>
    <w:rsid w:val="00162E10"/>
    <w:rsid w:val="00162E62"/>
    <w:rsid w:val="00163861"/>
    <w:rsid w:val="001638CC"/>
    <w:rsid w:val="0016390A"/>
    <w:rsid w:val="001642D0"/>
    <w:rsid w:val="00164804"/>
    <w:rsid w:val="00164E7F"/>
    <w:rsid w:val="0016502A"/>
    <w:rsid w:val="00165257"/>
    <w:rsid w:val="001652BC"/>
    <w:rsid w:val="001654A8"/>
    <w:rsid w:val="0016552F"/>
    <w:rsid w:val="00165F3F"/>
    <w:rsid w:val="00166209"/>
    <w:rsid w:val="0016629F"/>
    <w:rsid w:val="0016641F"/>
    <w:rsid w:val="001664F3"/>
    <w:rsid w:val="001667C4"/>
    <w:rsid w:val="00166E63"/>
    <w:rsid w:val="00166FC7"/>
    <w:rsid w:val="001672A1"/>
    <w:rsid w:val="00167645"/>
    <w:rsid w:val="001676A6"/>
    <w:rsid w:val="0016770B"/>
    <w:rsid w:val="00167815"/>
    <w:rsid w:val="00167ECB"/>
    <w:rsid w:val="001707A5"/>
    <w:rsid w:val="00170A19"/>
    <w:rsid w:val="00170C76"/>
    <w:rsid w:val="00170CE1"/>
    <w:rsid w:val="00170E17"/>
    <w:rsid w:val="001711E8"/>
    <w:rsid w:val="00171800"/>
    <w:rsid w:val="00171968"/>
    <w:rsid w:val="001719B4"/>
    <w:rsid w:val="00172133"/>
    <w:rsid w:val="00172194"/>
    <w:rsid w:val="0017282A"/>
    <w:rsid w:val="00172ABE"/>
    <w:rsid w:val="00172B71"/>
    <w:rsid w:val="001731DA"/>
    <w:rsid w:val="0017374B"/>
    <w:rsid w:val="00173D50"/>
    <w:rsid w:val="00173E65"/>
    <w:rsid w:val="001742E6"/>
    <w:rsid w:val="00174408"/>
    <w:rsid w:val="0017468E"/>
    <w:rsid w:val="001749A5"/>
    <w:rsid w:val="001749CA"/>
    <w:rsid w:val="00174BD5"/>
    <w:rsid w:val="00174FDF"/>
    <w:rsid w:val="00175155"/>
    <w:rsid w:val="0017551B"/>
    <w:rsid w:val="00175521"/>
    <w:rsid w:val="00175EEC"/>
    <w:rsid w:val="00175F6B"/>
    <w:rsid w:val="00176878"/>
    <w:rsid w:val="00176D55"/>
    <w:rsid w:val="00177244"/>
    <w:rsid w:val="001774A4"/>
    <w:rsid w:val="00177596"/>
    <w:rsid w:val="00177712"/>
    <w:rsid w:val="00180292"/>
    <w:rsid w:val="001804D1"/>
    <w:rsid w:val="00180D4D"/>
    <w:rsid w:val="00180E0E"/>
    <w:rsid w:val="00180E82"/>
    <w:rsid w:val="00180F83"/>
    <w:rsid w:val="001812BC"/>
    <w:rsid w:val="00181556"/>
    <w:rsid w:val="00181A72"/>
    <w:rsid w:val="00181AC6"/>
    <w:rsid w:val="00181ECE"/>
    <w:rsid w:val="001826D8"/>
    <w:rsid w:val="001827AE"/>
    <w:rsid w:val="001829B2"/>
    <w:rsid w:val="00182B6F"/>
    <w:rsid w:val="0018357A"/>
    <w:rsid w:val="001837B3"/>
    <w:rsid w:val="00183BE2"/>
    <w:rsid w:val="00183F99"/>
    <w:rsid w:val="0018419C"/>
    <w:rsid w:val="0018544B"/>
    <w:rsid w:val="0018580C"/>
    <w:rsid w:val="00185961"/>
    <w:rsid w:val="00185BBB"/>
    <w:rsid w:val="001860B9"/>
    <w:rsid w:val="001862EF"/>
    <w:rsid w:val="001865D3"/>
    <w:rsid w:val="00186DC8"/>
    <w:rsid w:val="001873E1"/>
    <w:rsid w:val="00187BC8"/>
    <w:rsid w:val="00190445"/>
    <w:rsid w:val="00190B96"/>
    <w:rsid w:val="00190BEB"/>
    <w:rsid w:val="001918FC"/>
    <w:rsid w:val="00191D22"/>
    <w:rsid w:val="00192C3F"/>
    <w:rsid w:val="00192C7A"/>
    <w:rsid w:val="00192F60"/>
    <w:rsid w:val="00193375"/>
    <w:rsid w:val="0019374D"/>
    <w:rsid w:val="0019387A"/>
    <w:rsid w:val="00193ACA"/>
    <w:rsid w:val="00193BE1"/>
    <w:rsid w:val="00193D0D"/>
    <w:rsid w:val="00194027"/>
    <w:rsid w:val="0019440A"/>
    <w:rsid w:val="0019492F"/>
    <w:rsid w:val="00194AF2"/>
    <w:rsid w:val="00195075"/>
    <w:rsid w:val="001951E4"/>
    <w:rsid w:val="00195711"/>
    <w:rsid w:val="00195AAD"/>
    <w:rsid w:val="00195ADA"/>
    <w:rsid w:val="0019634C"/>
    <w:rsid w:val="001964B9"/>
    <w:rsid w:val="001967AE"/>
    <w:rsid w:val="00196EFD"/>
    <w:rsid w:val="001971EF"/>
    <w:rsid w:val="00197343"/>
    <w:rsid w:val="00197D99"/>
    <w:rsid w:val="001A0169"/>
    <w:rsid w:val="001A01B3"/>
    <w:rsid w:val="001A0339"/>
    <w:rsid w:val="001A04F3"/>
    <w:rsid w:val="001A0E3C"/>
    <w:rsid w:val="001A11DD"/>
    <w:rsid w:val="001A1635"/>
    <w:rsid w:val="001A16D7"/>
    <w:rsid w:val="001A1831"/>
    <w:rsid w:val="001A18F5"/>
    <w:rsid w:val="001A1A0A"/>
    <w:rsid w:val="001A1BED"/>
    <w:rsid w:val="001A2407"/>
    <w:rsid w:val="001A2860"/>
    <w:rsid w:val="001A28E6"/>
    <w:rsid w:val="001A2921"/>
    <w:rsid w:val="001A2AFD"/>
    <w:rsid w:val="001A2D67"/>
    <w:rsid w:val="001A2D75"/>
    <w:rsid w:val="001A2DF0"/>
    <w:rsid w:val="001A2F8A"/>
    <w:rsid w:val="001A31D7"/>
    <w:rsid w:val="001A3ADF"/>
    <w:rsid w:val="001A3C85"/>
    <w:rsid w:val="001A3FAA"/>
    <w:rsid w:val="001A4010"/>
    <w:rsid w:val="001A4328"/>
    <w:rsid w:val="001A4412"/>
    <w:rsid w:val="001A451C"/>
    <w:rsid w:val="001A4DC4"/>
    <w:rsid w:val="001A4DEA"/>
    <w:rsid w:val="001A514C"/>
    <w:rsid w:val="001A51CA"/>
    <w:rsid w:val="001A5553"/>
    <w:rsid w:val="001A6168"/>
    <w:rsid w:val="001A62D2"/>
    <w:rsid w:val="001A64B6"/>
    <w:rsid w:val="001A656D"/>
    <w:rsid w:val="001A6DAE"/>
    <w:rsid w:val="001A6F6B"/>
    <w:rsid w:val="001A70A9"/>
    <w:rsid w:val="001A7404"/>
    <w:rsid w:val="001A78F2"/>
    <w:rsid w:val="001A7A53"/>
    <w:rsid w:val="001B0726"/>
    <w:rsid w:val="001B0754"/>
    <w:rsid w:val="001B0AB6"/>
    <w:rsid w:val="001B0C41"/>
    <w:rsid w:val="001B136A"/>
    <w:rsid w:val="001B1442"/>
    <w:rsid w:val="001B1551"/>
    <w:rsid w:val="001B1BB3"/>
    <w:rsid w:val="001B1F4D"/>
    <w:rsid w:val="001B2B69"/>
    <w:rsid w:val="001B2D39"/>
    <w:rsid w:val="001B2F2C"/>
    <w:rsid w:val="001B3043"/>
    <w:rsid w:val="001B3A02"/>
    <w:rsid w:val="001B3D8F"/>
    <w:rsid w:val="001B3F1D"/>
    <w:rsid w:val="001B4309"/>
    <w:rsid w:val="001B481C"/>
    <w:rsid w:val="001B5145"/>
    <w:rsid w:val="001B551C"/>
    <w:rsid w:val="001B59F9"/>
    <w:rsid w:val="001B5A4A"/>
    <w:rsid w:val="001B5F56"/>
    <w:rsid w:val="001B6441"/>
    <w:rsid w:val="001B6504"/>
    <w:rsid w:val="001B6579"/>
    <w:rsid w:val="001B6AD2"/>
    <w:rsid w:val="001B6E1C"/>
    <w:rsid w:val="001B6F3A"/>
    <w:rsid w:val="001B7289"/>
    <w:rsid w:val="001B7A46"/>
    <w:rsid w:val="001B7A6E"/>
    <w:rsid w:val="001B7B46"/>
    <w:rsid w:val="001B7CCB"/>
    <w:rsid w:val="001B7D17"/>
    <w:rsid w:val="001B7EBA"/>
    <w:rsid w:val="001C0221"/>
    <w:rsid w:val="001C042C"/>
    <w:rsid w:val="001C0786"/>
    <w:rsid w:val="001C0D4A"/>
    <w:rsid w:val="001C1B73"/>
    <w:rsid w:val="001C1C14"/>
    <w:rsid w:val="001C1DB2"/>
    <w:rsid w:val="001C2384"/>
    <w:rsid w:val="001C2ABA"/>
    <w:rsid w:val="001C2FDD"/>
    <w:rsid w:val="001C30DF"/>
    <w:rsid w:val="001C34ED"/>
    <w:rsid w:val="001C3C11"/>
    <w:rsid w:val="001C4186"/>
    <w:rsid w:val="001C41F5"/>
    <w:rsid w:val="001C4518"/>
    <w:rsid w:val="001C49DB"/>
    <w:rsid w:val="001C4DE8"/>
    <w:rsid w:val="001C5C08"/>
    <w:rsid w:val="001C60C4"/>
    <w:rsid w:val="001C614A"/>
    <w:rsid w:val="001C6C47"/>
    <w:rsid w:val="001C7C6F"/>
    <w:rsid w:val="001C7C72"/>
    <w:rsid w:val="001C7FB0"/>
    <w:rsid w:val="001D05B3"/>
    <w:rsid w:val="001D079B"/>
    <w:rsid w:val="001D0802"/>
    <w:rsid w:val="001D105F"/>
    <w:rsid w:val="001D136D"/>
    <w:rsid w:val="001D15D3"/>
    <w:rsid w:val="001D191F"/>
    <w:rsid w:val="001D256E"/>
    <w:rsid w:val="001D27D5"/>
    <w:rsid w:val="001D3479"/>
    <w:rsid w:val="001D35FD"/>
    <w:rsid w:val="001D3C65"/>
    <w:rsid w:val="001D431E"/>
    <w:rsid w:val="001D4A0C"/>
    <w:rsid w:val="001D4A49"/>
    <w:rsid w:val="001D4A9C"/>
    <w:rsid w:val="001D5792"/>
    <w:rsid w:val="001D59E0"/>
    <w:rsid w:val="001D5AF4"/>
    <w:rsid w:val="001D6116"/>
    <w:rsid w:val="001D6786"/>
    <w:rsid w:val="001D6A11"/>
    <w:rsid w:val="001D7B89"/>
    <w:rsid w:val="001D7CB7"/>
    <w:rsid w:val="001D7E9B"/>
    <w:rsid w:val="001E0637"/>
    <w:rsid w:val="001E0787"/>
    <w:rsid w:val="001E07C9"/>
    <w:rsid w:val="001E0B08"/>
    <w:rsid w:val="001E0C12"/>
    <w:rsid w:val="001E15F8"/>
    <w:rsid w:val="001E17E7"/>
    <w:rsid w:val="001E189F"/>
    <w:rsid w:val="001E19F8"/>
    <w:rsid w:val="001E1B66"/>
    <w:rsid w:val="001E1D8E"/>
    <w:rsid w:val="001E1DEE"/>
    <w:rsid w:val="001E212E"/>
    <w:rsid w:val="001E2476"/>
    <w:rsid w:val="001E33C4"/>
    <w:rsid w:val="001E35E9"/>
    <w:rsid w:val="001E3D13"/>
    <w:rsid w:val="001E3ED2"/>
    <w:rsid w:val="001E4737"/>
    <w:rsid w:val="001E4BFE"/>
    <w:rsid w:val="001E4D72"/>
    <w:rsid w:val="001E5033"/>
    <w:rsid w:val="001E50A6"/>
    <w:rsid w:val="001E5745"/>
    <w:rsid w:val="001E6134"/>
    <w:rsid w:val="001E619E"/>
    <w:rsid w:val="001E62B4"/>
    <w:rsid w:val="001E63F0"/>
    <w:rsid w:val="001E688C"/>
    <w:rsid w:val="001E7184"/>
    <w:rsid w:val="001E731A"/>
    <w:rsid w:val="001E7358"/>
    <w:rsid w:val="001E73A7"/>
    <w:rsid w:val="001E75FD"/>
    <w:rsid w:val="001E7CAE"/>
    <w:rsid w:val="001E7CCF"/>
    <w:rsid w:val="001F04ED"/>
    <w:rsid w:val="001F05B0"/>
    <w:rsid w:val="001F098E"/>
    <w:rsid w:val="001F0C77"/>
    <w:rsid w:val="001F0CD8"/>
    <w:rsid w:val="001F0D6D"/>
    <w:rsid w:val="001F0E6C"/>
    <w:rsid w:val="001F17ED"/>
    <w:rsid w:val="001F1941"/>
    <w:rsid w:val="001F19FA"/>
    <w:rsid w:val="001F1B27"/>
    <w:rsid w:val="001F1BA8"/>
    <w:rsid w:val="001F2096"/>
    <w:rsid w:val="001F293A"/>
    <w:rsid w:val="001F2A97"/>
    <w:rsid w:val="001F2B26"/>
    <w:rsid w:val="001F2C4D"/>
    <w:rsid w:val="001F2D60"/>
    <w:rsid w:val="001F2E56"/>
    <w:rsid w:val="001F4116"/>
    <w:rsid w:val="001F4146"/>
    <w:rsid w:val="001F429E"/>
    <w:rsid w:val="001F43F5"/>
    <w:rsid w:val="001F528C"/>
    <w:rsid w:val="001F53CB"/>
    <w:rsid w:val="001F53DB"/>
    <w:rsid w:val="001F5AD9"/>
    <w:rsid w:val="001F5B22"/>
    <w:rsid w:val="001F5B63"/>
    <w:rsid w:val="001F5DBE"/>
    <w:rsid w:val="001F5EAA"/>
    <w:rsid w:val="001F6C02"/>
    <w:rsid w:val="001F6C9B"/>
    <w:rsid w:val="001F6FCA"/>
    <w:rsid w:val="001F727B"/>
    <w:rsid w:val="001F73AD"/>
    <w:rsid w:val="001F7556"/>
    <w:rsid w:val="001F75D1"/>
    <w:rsid w:val="001F7A6B"/>
    <w:rsid w:val="001F7B0E"/>
    <w:rsid w:val="002001CA"/>
    <w:rsid w:val="00200270"/>
    <w:rsid w:val="0020036A"/>
    <w:rsid w:val="00200466"/>
    <w:rsid w:val="00200941"/>
    <w:rsid w:val="00200BBE"/>
    <w:rsid w:val="002011BE"/>
    <w:rsid w:val="002013EB"/>
    <w:rsid w:val="002015E4"/>
    <w:rsid w:val="00201D26"/>
    <w:rsid w:val="00201E17"/>
    <w:rsid w:val="002020A9"/>
    <w:rsid w:val="00202260"/>
    <w:rsid w:val="002027A4"/>
    <w:rsid w:val="00202868"/>
    <w:rsid w:val="00202D98"/>
    <w:rsid w:val="0020345B"/>
    <w:rsid w:val="0020360A"/>
    <w:rsid w:val="00203A6A"/>
    <w:rsid w:val="00203AD4"/>
    <w:rsid w:val="002052BF"/>
    <w:rsid w:val="0020588A"/>
    <w:rsid w:val="00205D3E"/>
    <w:rsid w:val="00205DB4"/>
    <w:rsid w:val="002062C1"/>
    <w:rsid w:val="00206CEB"/>
    <w:rsid w:val="00206DDC"/>
    <w:rsid w:val="002075B8"/>
    <w:rsid w:val="002075D4"/>
    <w:rsid w:val="002104F9"/>
    <w:rsid w:val="002104FC"/>
    <w:rsid w:val="0021068C"/>
    <w:rsid w:val="00210851"/>
    <w:rsid w:val="00210A18"/>
    <w:rsid w:val="00210D5A"/>
    <w:rsid w:val="00210F2F"/>
    <w:rsid w:val="00211531"/>
    <w:rsid w:val="002115A8"/>
    <w:rsid w:val="0021191F"/>
    <w:rsid w:val="00211A15"/>
    <w:rsid w:val="00211A81"/>
    <w:rsid w:val="00211D60"/>
    <w:rsid w:val="00212150"/>
    <w:rsid w:val="0021253C"/>
    <w:rsid w:val="002128D6"/>
    <w:rsid w:val="00213305"/>
    <w:rsid w:val="00213367"/>
    <w:rsid w:val="00213672"/>
    <w:rsid w:val="00213988"/>
    <w:rsid w:val="00213D0C"/>
    <w:rsid w:val="00213F40"/>
    <w:rsid w:val="002142EF"/>
    <w:rsid w:val="00214D75"/>
    <w:rsid w:val="00214D8A"/>
    <w:rsid w:val="00214FFF"/>
    <w:rsid w:val="0021594B"/>
    <w:rsid w:val="00215F9D"/>
    <w:rsid w:val="00216188"/>
    <w:rsid w:val="00216831"/>
    <w:rsid w:val="00216BC0"/>
    <w:rsid w:val="00216D30"/>
    <w:rsid w:val="0021729E"/>
    <w:rsid w:val="0021748B"/>
    <w:rsid w:val="00217AA1"/>
    <w:rsid w:val="00217AED"/>
    <w:rsid w:val="00220268"/>
    <w:rsid w:val="0022082B"/>
    <w:rsid w:val="00220897"/>
    <w:rsid w:val="002209EF"/>
    <w:rsid w:val="00220BAC"/>
    <w:rsid w:val="0022144E"/>
    <w:rsid w:val="002215D4"/>
    <w:rsid w:val="0022171E"/>
    <w:rsid w:val="00221853"/>
    <w:rsid w:val="002219E1"/>
    <w:rsid w:val="00221DC8"/>
    <w:rsid w:val="00221E54"/>
    <w:rsid w:val="00221F07"/>
    <w:rsid w:val="002220EE"/>
    <w:rsid w:val="00222467"/>
    <w:rsid w:val="002229EC"/>
    <w:rsid w:val="00222A21"/>
    <w:rsid w:val="0022330E"/>
    <w:rsid w:val="00223988"/>
    <w:rsid w:val="0022508D"/>
    <w:rsid w:val="002256C5"/>
    <w:rsid w:val="0022572E"/>
    <w:rsid w:val="00225830"/>
    <w:rsid w:val="00225873"/>
    <w:rsid w:val="00225A70"/>
    <w:rsid w:val="00225AE0"/>
    <w:rsid w:val="00225B26"/>
    <w:rsid w:val="00225C44"/>
    <w:rsid w:val="002267E3"/>
    <w:rsid w:val="00226E6F"/>
    <w:rsid w:val="002275C3"/>
    <w:rsid w:val="002277D8"/>
    <w:rsid w:val="00227C0F"/>
    <w:rsid w:val="00227EBF"/>
    <w:rsid w:val="0023025A"/>
    <w:rsid w:val="002302F7"/>
    <w:rsid w:val="00230439"/>
    <w:rsid w:val="0023126D"/>
    <w:rsid w:val="002313DF"/>
    <w:rsid w:val="0023146C"/>
    <w:rsid w:val="002314A9"/>
    <w:rsid w:val="0023152C"/>
    <w:rsid w:val="002315C9"/>
    <w:rsid w:val="00231867"/>
    <w:rsid w:val="00231A9D"/>
    <w:rsid w:val="00231CC3"/>
    <w:rsid w:val="00231D67"/>
    <w:rsid w:val="00231DC4"/>
    <w:rsid w:val="00231E39"/>
    <w:rsid w:val="002328F2"/>
    <w:rsid w:val="00232C62"/>
    <w:rsid w:val="00232DD0"/>
    <w:rsid w:val="00232ECD"/>
    <w:rsid w:val="00233283"/>
    <w:rsid w:val="0023331C"/>
    <w:rsid w:val="00233AE3"/>
    <w:rsid w:val="0023487F"/>
    <w:rsid w:val="00234A36"/>
    <w:rsid w:val="00234C36"/>
    <w:rsid w:val="00234C46"/>
    <w:rsid w:val="00234D5E"/>
    <w:rsid w:val="00235002"/>
    <w:rsid w:val="0023512B"/>
    <w:rsid w:val="00235223"/>
    <w:rsid w:val="0023581E"/>
    <w:rsid w:val="00235831"/>
    <w:rsid w:val="002359AC"/>
    <w:rsid w:val="002359DD"/>
    <w:rsid w:val="00235B73"/>
    <w:rsid w:val="002361AF"/>
    <w:rsid w:val="002361CE"/>
    <w:rsid w:val="00236709"/>
    <w:rsid w:val="00236AD8"/>
    <w:rsid w:val="002376AB"/>
    <w:rsid w:val="002379E3"/>
    <w:rsid w:val="00237BB6"/>
    <w:rsid w:val="0024011D"/>
    <w:rsid w:val="00240224"/>
    <w:rsid w:val="002406F8"/>
    <w:rsid w:val="002407C4"/>
    <w:rsid w:val="002417F6"/>
    <w:rsid w:val="00241944"/>
    <w:rsid w:val="00241B06"/>
    <w:rsid w:val="00241CCB"/>
    <w:rsid w:val="00242FA3"/>
    <w:rsid w:val="0024331E"/>
    <w:rsid w:val="00243618"/>
    <w:rsid w:val="002438DE"/>
    <w:rsid w:val="00243A1A"/>
    <w:rsid w:val="00243E54"/>
    <w:rsid w:val="0024445A"/>
    <w:rsid w:val="002448E4"/>
    <w:rsid w:val="00244AD6"/>
    <w:rsid w:val="00244DDF"/>
    <w:rsid w:val="0024502D"/>
    <w:rsid w:val="002454C2"/>
    <w:rsid w:val="00245581"/>
    <w:rsid w:val="002455EF"/>
    <w:rsid w:val="00245624"/>
    <w:rsid w:val="00245BFE"/>
    <w:rsid w:val="00245E73"/>
    <w:rsid w:val="00245EE2"/>
    <w:rsid w:val="0024660A"/>
    <w:rsid w:val="0024668D"/>
    <w:rsid w:val="00246B0A"/>
    <w:rsid w:val="00247139"/>
    <w:rsid w:val="00247712"/>
    <w:rsid w:val="00247966"/>
    <w:rsid w:val="00247AD7"/>
    <w:rsid w:val="00247DA6"/>
    <w:rsid w:val="00247E6A"/>
    <w:rsid w:val="0025042E"/>
    <w:rsid w:val="00250FEC"/>
    <w:rsid w:val="0025157F"/>
    <w:rsid w:val="002517EA"/>
    <w:rsid w:val="00251896"/>
    <w:rsid w:val="0025190E"/>
    <w:rsid w:val="002522DD"/>
    <w:rsid w:val="0025231C"/>
    <w:rsid w:val="002523CD"/>
    <w:rsid w:val="0025294D"/>
    <w:rsid w:val="00252A7C"/>
    <w:rsid w:val="00253352"/>
    <w:rsid w:val="0025335B"/>
    <w:rsid w:val="00253626"/>
    <w:rsid w:val="00253819"/>
    <w:rsid w:val="00253E78"/>
    <w:rsid w:val="00253E88"/>
    <w:rsid w:val="00254D51"/>
    <w:rsid w:val="00254DAD"/>
    <w:rsid w:val="0025521E"/>
    <w:rsid w:val="0025533B"/>
    <w:rsid w:val="0025541B"/>
    <w:rsid w:val="00255799"/>
    <w:rsid w:val="0025584A"/>
    <w:rsid w:val="0025590D"/>
    <w:rsid w:val="00256B7C"/>
    <w:rsid w:val="00256B7D"/>
    <w:rsid w:val="00256D0B"/>
    <w:rsid w:val="00256EA1"/>
    <w:rsid w:val="002574F9"/>
    <w:rsid w:val="002579A5"/>
    <w:rsid w:val="002579A9"/>
    <w:rsid w:val="00260170"/>
    <w:rsid w:val="0026034D"/>
    <w:rsid w:val="00260766"/>
    <w:rsid w:val="00260E7F"/>
    <w:rsid w:val="0026104D"/>
    <w:rsid w:val="00261CBE"/>
    <w:rsid w:val="00261E11"/>
    <w:rsid w:val="00262434"/>
    <w:rsid w:val="00262543"/>
    <w:rsid w:val="002627D6"/>
    <w:rsid w:val="00262814"/>
    <w:rsid w:val="002628CA"/>
    <w:rsid w:val="00262911"/>
    <w:rsid w:val="002629C4"/>
    <w:rsid w:val="002629E8"/>
    <w:rsid w:val="00263079"/>
    <w:rsid w:val="00263162"/>
    <w:rsid w:val="002634CE"/>
    <w:rsid w:val="0026351D"/>
    <w:rsid w:val="00263A5A"/>
    <w:rsid w:val="00263D08"/>
    <w:rsid w:val="0026478D"/>
    <w:rsid w:val="0026487E"/>
    <w:rsid w:val="002657A4"/>
    <w:rsid w:val="00265D61"/>
    <w:rsid w:val="00265E60"/>
    <w:rsid w:val="00265F84"/>
    <w:rsid w:val="00266074"/>
    <w:rsid w:val="00266135"/>
    <w:rsid w:val="00266243"/>
    <w:rsid w:val="00266E90"/>
    <w:rsid w:val="00266EA4"/>
    <w:rsid w:val="00266F6F"/>
    <w:rsid w:val="00266FBF"/>
    <w:rsid w:val="00267822"/>
    <w:rsid w:val="002679AB"/>
    <w:rsid w:val="00267C34"/>
    <w:rsid w:val="00267FF6"/>
    <w:rsid w:val="00270191"/>
    <w:rsid w:val="002704E7"/>
    <w:rsid w:val="0027069B"/>
    <w:rsid w:val="002706F6"/>
    <w:rsid w:val="00270ABA"/>
    <w:rsid w:val="00270BB7"/>
    <w:rsid w:val="00271A54"/>
    <w:rsid w:val="0027251B"/>
    <w:rsid w:val="0027251E"/>
    <w:rsid w:val="00272719"/>
    <w:rsid w:val="00272723"/>
    <w:rsid w:val="00272814"/>
    <w:rsid w:val="00272ACC"/>
    <w:rsid w:val="0027329F"/>
    <w:rsid w:val="002733AD"/>
    <w:rsid w:val="00273C68"/>
    <w:rsid w:val="00273C8F"/>
    <w:rsid w:val="00273E4C"/>
    <w:rsid w:val="00274078"/>
    <w:rsid w:val="002743B5"/>
    <w:rsid w:val="002745E4"/>
    <w:rsid w:val="00274630"/>
    <w:rsid w:val="0027469A"/>
    <w:rsid w:val="00274924"/>
    <w:rsid w:val="002749C9"/>
    <w:rsid w:val="002751DC"/>
    <w:rsid w:val="002752E1"/>
    <w:rsid w:val="002754FC"/>
    <w:rsid w:val="0027573A"/>
    <w:rsid w:val="00275914"/>
    <w:rsid w:val="00275975"/>
    <w:rsid w:val="002759CD"/>
    <w:rsid w:val="002759EB"/>
    <w:rsid w:val="00275DDA"/>
    <w:rsid w:val="00276050"/>
    <w:rsid w:val="002760BA"/>
    <w:rsid w:val="00276F2B"/>
    <w:rsid w:val="00277363"/>
    <w:rsid w:val="0027758F"/>
    <w:rsid w:val="0027771C"/>
    <w:rsid w:val="00277984"/>
    <w:rsid w:val="00277FF1"/>
    <w:rsid w:val="00280270"/>
    <w:rsid w:val="00280893"/>
    <w:rsid w:val="00280B02"/>
    <w:rsid w:val="00280E37"/>
    <w:rsid w:val="00281E30"/>
    <w:rsid w:val="00281FBA"/>
    <w:rsid w:val="00282742"/>
    <w:rsid w:val="00282AE5"/>
    <w:rsid w:val="00282FA9"/>
    <w:rsid w:val="00283345"/>
    <w:rsid w:val="002834FB"/>
    <w:rsid w:val="00283669"/>
    <w:rsid w:val="002836BD"/>
    <w:rsid w:val="002838E6"/>
    <w:rsid w:val="00283D09"/>
    <w:rsid w:val="00283F0B"/>
    <w:rsid w:val="002842AE"/>
    <w:rsid w:val="00284C26"/>
    <w:rsid w:val="00284D20"/>
    <w:rsid w:val="002853EF"/>
    <w:rsid w:val="00285CB0"/>
    <w:rsid w:val="00285FF0"/>
    <w:rsid w:val="0028690F"/>
    <w:rsid w:val="00287306"/>
    <w:rsid w:val="00287360"/>
    <w:rsid w:val="00287602"/>
    <w:rsid w:val="002876A6"/>
    <w:rsid w:val="00287931"/>
    <w:rsid w:val="00287FB4"/>
    <w:rsid w:val="00290413"/>
    <w:rsid w:val="0029049A"/>
    <w:rsid w:val="002904C8"/>
    <w:rsid w:val="00290EFF"/>
    <w:rsid w:val="002911EE"/>
    <w:rsid w:val="00291356"/>
    <w:rsid w:val="00291478"/>
    <w:rsid w:val="0029179B"/>
    <w:rsid w:val="002919CD"/>
    <w:rsid w:val="00291B80"/>
    <w:rsid w:val="00291C4F"/>
    <w:rsid w:val="00292059"/>
    <w:rsid w:val="00292237"/>
    <w:rsid w:val="00292464"/>
    <w:rsid w:val="002928EE"/>
    <w:rsid w:val="0029296C"/>
    <w:rsid w:val="00292BAA"/>
    <w:rsid w:val="00292BAF"/>
    <w:rsid w:val="00292C32"/>
    <w:rsid w:val="00292C86"/>
    <w:rsid w:val="00292D72"/>
    <w:rsid w:val="00292F10"/>
    <w:rsid w:val="00292FBF"/>
    <w:rsid w:val="0029302B"/>
    <w:rsid w:val="0029310B"/>
    <w:rsid w:val="0029406A"/>
    <w:rsid w:val="0029418E"/>
    <w:rsid w:val="00294963"/>
    <w:rsid w:val="00294B8C"/>
    <w:rsid w:val="00294C7B"/>
    <w:rsid w:val="00294DA2"/>
    <w:rsid w:val="0029536A"/>
    <w:rsid w:val="0029569A"/>
    <w:rsid w:val="0029584A"/>
    <w:rsid w:val="00295A1F"/>
    <w:rsid w:val="00295DDB"/>
    <w:rsid w:val="00295F84"/>
    <w:rsid w:val="00296370"/>
    <w:rsid w:val="002963A0"/>
    <w:rsid w:val="002963BE"/>
    <w:rsid w:val="00296885"/>
    <w:rsid w:val="00296D0D"/>
    <w:rsid w:val="00296D54"/>
    <w:rsid w:val="00296F87"/>
    <w:rsid w:val="002970EC"/>
    <w:rsid w:val="00297535"/>
    <w:rsid w:val="00297715"/>
    <w:rsid w:val="002A0124"/>
    <w:rsid w:val="002A06F6"/>
    <w:rsid w:val="002A074E"/>
    <w:rsid w:val="002A0976"/>
    <w:rsid w:val="002A1018"/>
    <w:rsid w:val="002A102F"/>
    <w:rsid w:val="002A1291"/>
    <w:rsid w:val="002A137C"/>
    <w:rsid w:val="002A1615"/>
    <w:rsid w:val="002A16A1"/>
    <w:rsid w:val="002A1923"/>
    <w:rsid w:val="002A1A5B"/>
    <w:rsid w:val="002A1DD0"/>
    <w:rsid w:val="002A1FC1"/>
    <w:rsid w:val="002A24B1"/>
    <w:rsid w:val="002A2608"/>
    <w:rsid w:val="002A27C0"/>
    <w:rsid w:val="002A29D1"/>
    <w:rsid w:val="002A2C1D"/>
    <w:rsid w:val="002A305A"/>
    <w:rsid w:val="002A309E"/>
    <w:rsid w:val="002A3766"/>
    <w:rsid w:val="002A39E5"/>
    <w:rsid w:val="002A3A4E"/>
    <w:rsid w:val="002A3D9D"/>
    <w:rsid w:val="002A3EC5"/>
    <w:rsid w:val="002A3F1D"/>
    <w:rsid w:val="002A44A2"/>
    <w:rsid w:val="002A4736"/>
    <w:rsid w:val="002A4847"/>
    <w:rsid w:val="002A4AEE"/>
    <w:rsid w:val="002A4B0D"/>
    <w:rsid w:val="002A4E64"/>
    <w:rsid w:val="002A518B"/>
    <w:rsid w:val="002A555B"/>
    <w:rsid w:val="002A5B6B"/>
    <w:rsid w:val="002A67FC"/>
    <w:rsid w:val="002A69D0"/>
    <w:rsid w:val="002A6B9C"/>
    <w:rsid w:val="002A6BF9"/>
    <w:rsid w:val="002A736F"/>
    <w:rsid w:val="002A78D0"/>
    <w:rsid w:val="002A7967"/>
    <w:rsid w:val="002A79A5"/>
    <w:rsid w:val="002A7A83"/>
    <w:rsid w:val="002A7C5F"/>
    <w:rsid w:val="002B072E"/>
    <w:rsid w:val="002B0E4B"/>
    <w:rsid w:val="002B1509"/>
    <w:rsid w:val="002B154F"/>
    <w:rsid w:val="002B16BB"/>
    <w:rsid w:val="002B1776"/>
    <w:rsid w:val="002B1A0F"/>
    <w:rsid w:val="002B1A74"/>
    <w:rsid w:val="002B1B06"/>
    <w:rsid w:val="002B1E86"/>
    <w:rsid w:val="002B2165"/>
    <w:rsid w:val="002B23DD"/>
    <w:rsid w:val="002B2717"/>
    <w:rsid w:val="002B2724"/>
    <w:rsid w:val="002B28BD"/>
    <w:rsid w:val="002B2A28"/>
    <w:rsid w:val="002B2CE5"/>
    <w:rsid w:val="002B2FD5"/>
    <w:rsid w:val="002B3050"/>
    <w:rsid w:val="002B3083"/>
    <w:rsid w:val="002B30A4"/>
    <w:rsid w:val="002B35B9"/>
    <w:rsid w:val="002B3E15"/>
    <w:rsid w:val="002B3E39"/>
    <w:rsid w:val="002B43C4"/>
    <w:rsid w:val="002B44C2"/>
    <w:rsid w:val="002B471A"/>
    <w:rsid w:val="002B47F3"/>
    <w:rsid w:val="002B4E18"/>
    <w:rsid w:val="002B5961"/>
    <w:rsid w:val="002B6407"/>
    <w:rsid w:val="002B65CB"/>
    <w:rsid w:val="002B65ED"/>
    <w:rsid w:val="002B673F"/>
    <w:rsid w:val="002B69A1"/>
    <w:rsid w:val="002B74CF"/>
    <w:rsid w:val="002B798A"/>
    <w:rsid w:val="002B7C77"/>
    <w:rsid w:val="002B7D2A"/>
    <w:rsid w:val="002B7F16"/>
    <w:rsid w:val="002C07D8"/>
    <w:rsid w:val="002C089F"/>
    <w:rsid w:val="002C08BC"/>
    <w:rsid w:val="002C0CF8"/>
    <w:rsid w:val="002C1537"/>
    <w:rsid w:val="002C1597"/>
    <w:rsid w:val="002C1F2A"/>
    <w:rsid w:val="002C1FFB"/>
    <w:rsid w:val="002C209D"/>
    <w:rsid w:val="002C2307"/>
    <w:rsid w:val="002C2722"/>
    <w:rsid w:val="002C2A4B"/>
    <w:rsid w:val="002C2A80"/>
    <w:rsid w:val="002C2AE6"/>
    <w:rsid w:val="002C2EC8"/>
    <w:rsid w:val="002C33EA"/>
    <w:rsid w:val="002C356A"/>
    <w:rsid w:val="002C3AB9"/>
    <w:rsid w:val="002C3E4D"/>
    <w:rsid w:val="002C3E69"/>
    <w:rsid w:val="002C3FE5"/>
    <w:rsid w:val="002C4400"/>
    <w:rsid w:val="002C4423"/>
    <w:rsid w:val="002C4944"/>
    <w:rsid w:val="002C4FAD"/>
    <w:rsid w:val="002C522A"/>
    <w:rsid w:val="002C531D"/>
    <w:rsid w:val="002C56F0"/>
    <w:rsid w:val="002C570A"/>
    <w:rsid w:val="002C58DB"/>
    <w:rsid w:val="002C62FA"/>
    <w:rsid w:val="002C65D9"/>
    <w:rsid w:val="002C6600"/>
    <w:rsid w:val="002C6924"/>
    <w:rsid w:val="002C6B58"/>
    <w:rsid w:val="002C75E7"/>
    <w:rsid w:val="002C7AC9"/>
    <w:rsid w:val="002D050D"/>
    <w:rsid w:val="002D0870"/>
    <w:rsid w:val="002D0971"/>
    <w:rsid w:val="002D177E"/>
    <w:rsid w:val="002D1A4D"/>
    <w:rsid w:val="002D1C0F"/>
    <w:rsid w:val="002D2229"/>
    <w:rsid w:val="002D25B6"/>
    <w:rsid w:val="002D2615"/>
    <w:rsid w:val="002D2653"/>
    <w:rsid w:val="002D27B3"/>
    <w:rsid w:val="002D288E"/>
    <w:rsid w:val="002D2951"/>
    <w:rsid w:val="002D2F13"/>
    <w:rsid w:val="002D3252"/>
    <w:rsid w:val="002D3404"/>
    <w:rsid w:val="002D3A32"/>
    <w:rsid w:val="002D3B6D"/>
    <w:rsid w:val="002D4417"/>
    <w:rsid w:val="002D45CB"/>
    <w:rsid w:val="002D5157"/>
    <w:rsid w:val="002D5429"/>
    <w:rsid w:val="002D5950"/>
    <w:rsid w:val="002D676B"/>
    <w:rsid w:val="002D7219"/>
    <w:rsid w:val="002D7514"/>
    <w:rsid w:val="002D7EAF"/>
    <w:rsid w:val="002E0354"/>
    <w:rsid w:val="002E0429"/>
    <w:rsid w:val="002E0882"/>
    <w:rsid w:val="002E1580"/>
    <w:rsid w:val="002E1BE9"/>
    <w:rsid w:val="002E1E5E"/>
    <w:rsid w:val="002E1F09"/>
    <w:rsid w:val="002E205D"/>
    <w:rsid w:val="002E21CC"/>
    <w:rsid w:val="002E25D4"/>
    <w:rsid w:val="002E2A12"/>
    <w:rsid w:val="002E2DAB"/>
    <w:rsid w:val="002E2E92"/>
    <w:rsid w:val="002E323A"/>
    <w:rsid w:val="002E32AB"/>
    <w:rsid w:val="002E3496"/>
    <w:rsid w:val="002E3DB3"/>
    <w:rsid w:val="002E40CC"/>
    <w:rsid w:val="002E5033"/>
    <w:rsid w:val="002E51F1"/>
    <w:rsid w:val="002E5369"/>
    <w:rsid w:val="002E5373"/>
    <w:rsid w:val="002E56F9"/>
    <w:rsid w:val="002E596B"/>
    <w:rsid w:val="002E5B31"/>
    <w:rsid w:val="002E5D97"/>
    <w:rsid w:val="002E5F88"/>
    <w:rsid w:val="002E6262"/>
    <w:rsid w:val="002E62B7"/>
    <w:rsid w:val="002E66CC"/>
    <w:rsid w:val="002E6914"/>
    <w:rsid w:val="002E6AA9"/>
    <w:rsid w:val="002E6CEE"/>
    <w:rsid w:val="002E738E"/>
    <w:rsid w:val="002E7C06"/>
    <w:rsid w:val="002E7F4B"/>
    <w:rsid w:val="002F0086"/>
    <w:rsid w:val="002F02BE"/>
    <w:rsid w:val="002F157E"/>
    <w:rsid w:val="002F1967"/>
    <w:rsid w:val="002F1C70"/>
    <w:rsid w:val="002F1FFF"/>
    <w:rsid w:val="002F2ED1"/>
    <w:rsid w:val="002F2EE4"/>
    <w:rsid w:val="002F327B"/>
    <w:rsid w:val="002F3302"/>
    <w:rsid w:val="002F3BAE"/>
    <w:rsid w:val="002F4609"/>
    <w:rsid w:val="002F4C68"/>
    <w:rsid w:val="002F6406"/>
    <w:rsid w:val="002F685C"/>
    <w:rsid w:val="002F69A5"/>
    <w:rsid w:val="002F6B91"/>
    <w:rsid w:val="002F70B7"/>
    <w:rsid w:val="002F7113"/>
    <w:rsid w:val="002F7155"/>
    <w:rsid w:val="002F744F"/>
    <w:rsid w:val="002F7830"/>
    <w:rsid w:val="002F7B7B"/>
    <w:rsid w:val="00300196"/>
    <w:rsid w:val="00300216"/>
    <w:rsid w:val="0030050B"/>
    <w:rsid w:val="0030073E"/>
    <w:rsid w:val="003009E6"/>
    <w:rsid w:val="00300F63"/>
    <w:rsid w:val="003019AB"/>
    <w:rsid w:val="00301D32"/>
    <w:rsid w:val="00301DDA"/>
    <w:rsid w:val="003021C8"/>
    <w:rsid w:val="003021DE"/>
    <w:rsid w:val="003021FC"/>
    <w:rsid w:val="0030238C"/>
    <w:rsid w:val="00302A90"/>
    <w:rsid w:val="00302F69"/>
    <w:rsid w:val="00303133"/>
    <w:rsid w:val="00303231"/>
    <w:rsid w:val="00303284"/>
    <w:rsid w:val="00303603"/>
    <w:rsid w:val="0030380E"/>
    <w:rsid w:val="00303A8A"/>
    <w:rsid w:val="00303C22"/>
    <w:rsid w:val="00303C9F"/>
    <w:rsid w:val="00303DA6"/>
    <w:rsid w:val="00304987"/>
    <w:rsid w:val="00304CF8"/>
    <w:rsid w:val="00305238"/>
    <w:rsid w:val="003052A3"/>
    <w:rsid w:val="00305366"/>
    <w:rsid w:val="003053B9"/>
    <w:rsid w:val="003059C8"/>
    <w:rsid w:val="00306105"/>
    <w:rsid w:val="0030629F"/>
    <w:rsid w:val="00306C67"/>
    <w:rsid w:val="003077D7"/>
    <w:rsid w:val="00307994"/>
    <w:rsid w:val="00307F1C"/>
    <w:rsid w:val="00310123"/>
    <w:rsid w:val="003107AC"/>
    <w:rsid w:val="00310897"/>
    <w:rsid w:val="00310AC9"/>
    <w:rsid w:val="00310D64"/>
    <w:rsid w:val="00310F5A"/>
    <w:rsid w:val="00310FDE"/>
    <w:rsid w:val="00311806"/>
    <w:rsid w:val="00311D19"/>
    <w:rsid w:val="00311DB8"/>
    <w:rsid w:val="0031237E"/>
    <w:rsid w:val="00312E59"/>
    <w:rsid w:val="0031311B"/>
    <w:rsid w:val="00313501"/>
    <w:rsid w:val="003136BF"/>
    <w:rsid w:val="0031377B"/>
    <w:rsid w:val="00313B18"/>
    <w:rsid w:val="00313C1A"/>
    <w:rsid w:val="00313C89"/>
    <w:rsid w:val="00313DD2"/>
    <w:rsid w:val="00313DFB"/>
    <w:rsid w:val="003140A0"/>
    <w:rsid w:val="003142EB"/>
    <w:rsid w:val="00314AA1"/>
    <w:rsid w:val="00314F09"/>
    <w:rsid w:val="00314F79"/>
    <w:rsid w:val="00315112"/>
    <w:rsid w:val="0031523E"/>
    <w:rsid w:val="0031534A"/>
    <w:rsid w:val="0031543A"/>
    <w:rsid w:val="0031566A"/>
    <w:rsid w:val="0031591E"/>
    <w:rsid w:val="00315E1A"/>
    <w:rsid w:val="00315E4C"/>
    <w:rsid w:val="003167CC"/>
    <w:rsid w:val="00316926"/>
    <w:rsid w:val="003169F2"/>
    <w:rsid w:val="00316B78"/>
    <w:rsid w:val="00316DED"/>
    <w:rsid w:val="003179D5"/>
    <w:rsid w:val="00317E40"/>
    <w:rsid w:val="003202C2"/>
    <w:rsid w:val="00320302"/>
    <w:rsid w:val="00320694"/>
    <w:rsid w:val="00320981"/>
    <w:rsid w:val="00321167"/>
    <w:rsid w:val="003215CA"/>
    <w:rsid w:val="0032206E"/>
    <w:rsid w:val="00322490"/>
    <w:rsid w:val="0032283B"/>
    <w:rsid w:val="003229F9"/>
    <w:rsid w:val="00322AE1"/>
    <w:rsid w:val="00322FFC"/>
    <w:rsid w:val="003231E9"/>
    <w:rsid w:val="00323559"/>
    <w:rsid w:val="00323AD8"/>
    <w:rsid w:val="00323B4C"/>
    <w:rsid w:val="00324787"/>
    <w:rsid w:val="003247F5"/>
    <w:rsid w:val="003248E6"/>
    <w:rsid w:val="00324A27"/>
    <w:rsid w:val="00324AC2"/>
    <w:rsid w:val="00324C12"/>
    <w:rsid w:val="003250A8"/>
    <w:rsid w:val="003251F4"/>
    <w:rsid w:val="003252BB"/>
    <w:rsid w:val="0032551A"/>
    <w:rsid w:val="003256A0"/>
    <w:rsid w:val="00325888"/>
    <w:rsid w:val="00325AD4"/>
    <w:rsid w:val="00325E57"/>
    <w:rsid w:val="003267FF"/>
    <w:rsid w:val="003268BB"/>
    <w:rsid w:val="00326975"/>
    <w:rsid w:val="00326B5F"/>
    <w:rsid w:val="00326F5B"/>
    <w:rsid w:val="0032716F"/>
    <w:rsid w:val="00327973"/>
    <w:rsid w:val="00327A32"/>
    <w:rsid w:val="00327B41"/>
    <w:rsid w:val="00327C1A"/>
    <w:rsid w:val="0033063D"/>
    <w:rsid w:val="003308D5"/>
    <w:rsid w:val="003310A7"/>
    <w:rsid w:val="003310FA"/>
    <w:rsid w:val="00331276"/>
    <w:rsid w:val="00331305"/>
    <w:rsid w:val="0033135B"/>
    <w:rsid w:val="003314C1"/>
    <w:rsid w:val="003318B4"/>
    <w:rsid w:val="0033212B"/>
    <w:rsid w:val="00332197"/>
    <w:rsid w:val="003323B1"/>
    <w:rsid w:val="003324F3"/>
    <w:rsid w:val="003326A5"/>
    <w:rsid w:val="003327E2"/>
    <w:rsid w:val="00332808"/>
    <w:rsid w:val="00332EA6"/>
    <w:rsid w:val="0033325D"/>
    <w:rsid w:val="00333457"/>
    <w:rsid w:val="003335F5"/>
    <w:rsid w:val="00333632"/>
    <w:rsid w:val="003338A7"/>
    <w:rsid w:val="00333D58"/>
    <w:rsid w:val="00333EC6"/>
    <w:rsid w:val="00334120"/>
    <w:rsid w:val="00334768"/>
    <w:rsid w:val="003347AF"/>
    <w:rsid w:val="003348DB"/>
    <w:rsid w:val="0033490A"/>
    <w:rsid w:val="0033499D"/>
    <w:rsid w:val="00334B38"/>
    <w:rsid w:val="00335F5E"/>
    <w:rsid w:val="00336D42"/>
    <w:rsid w:val="00336F81"/>
    <w:rsid w:val="00337166"/>
    <w:rsid w:val="0033739E"/>
    <w:rsid w:val="003373A9"/>
    <w:rsid w:val="0033760C"/>
    <w:rsid w:val="00337623"/>
    <w:rsid w:val="00340784"/>
    <w:rsid w:val="0034099D"/>
    <w:rsid w:val="003409AD"/>
    <w:rsid w:val="00340C15"/>
    <w:rsid w:val="00340D04"/>
    <w:rsid w:val="00340ED8"/>
    <w:rsid w:val="00341205"/>
    <w:rsid w:val="00341C8D"/>
    <w:rsid w:val="003426D2"/>
    <w:rsid w:val="003429A3"/>
    <w:rsid w:val="00342D0D"/>
    <w:rsid w:val="0034315A"/>
    <w:rsid w:val="00343618"/>
    <w:rsid w:val="00343BB4"/>
    <w:rsid w:val="00343C61"/>
    <w:rsid w:val="00343D38"/>
    <w:rsid w:val="00344519"/>
    <w:rsid w:val="00344782"/>
    <w:rsid w:val="00344A89"/>
    <w:rsid w:val="003452E0"/>
    <w:rsid w:val="003459DF"/>
    <w:rsid w:val="00345FCA"/>
    <w:rsid w:val="00346033"/>
    <w:rsid w:val="00346257"/>
    <w:rsid w:val="0034668F"/>
    <w:rsid w:val="00346D22"/>
    <w:rsid w:val="00346D62"/>
    <w:rsid w:val="00346DFC"/>
    <w:rsid w:val="0034730B"/>
    <w:rsid w:val="0034732A"/>
    <w:rsid w:val="00347C28"/>
    <w:rsid w:val="00347CD6"/>
    <w:rsid w:val="00347F0C"/>
    <w:rsid w:val="003505DF"/>
    <w:rsid w:val="00350AF3"/>
    <w:rsid w:val="00350CB9"/>
    <w:rsid w:val="00350E1F"/>
    <w:rsid w:val="00350E2A"/>
    <w:rsid w:val="00351460"/>
    <w:rsid w:val="00351A20"/>
    <w:rsid w:val="00351A96"/>
    <w:rsid w:val="00352262"/>
    <w:rsid w:val="0035270C"/>
    <w:rsid w:val="00352715"/>
    <w:rsid w:val="003527E4"/>
    <w:rsid w:val="00352CE0"/>
    <w:rsid w:val="00352E82"/>
    <w:rsid w:val="00353053"/>
    <w:rsid w:val="00353BD9"/>
    <w:rsid w:val="00353F6A"/>
    <w:rsid w:val="00353FCF"/>
    <w:rsid w:val="003548A8"/>
    <w:rsid w:val="00354922"/>
    <w:rsid w:val="00355086"/>
    <w:rsid w:val="0035587E"/>
    <w:rsid w:val="00356590"/>
    <w:rsid w:val="00356631"/>
    <w:rsid w:val="003566DB"/>
    <w:rsid w:val="00356853"/>
    <w:rsid w:val="00356A76"/>
    <w:rsid w:val="00356C33"/>
    <w:rsid w:val="00356F14"/>
    <w:rsid w:val="003573A3"/>
    <w:rsid w:val="00357422"/>
    <w:rsid w:val="003575BD"/>
    <w:rsid w:val="00357A6C"/>
    <w:rsid w:val="00357B07"/>
    <w:rsid w:val="00357FC5"/>
    <w:rsid w:val="003608BC"/>
    <w:rsid w:val="00360F7C"/>
    <w:rsid w:val="003610B8"/>
    <w:rsid w:val="003611F1"/>
    <w:rsid w:val="00361AC8"/>
    <w:rsid w:val="00362666"/>
    <w:rsid w:val="0036289A"/>
    <w:rsid w:val="00362B64"/>
    <w:rsid w:val="00362B98"/>
    <w:rsid w:val="00362D63"/>
    <w:rsid w:val="00363474"/>
    <w:rsid w:val="0036430D"/>
    <w:rsid w:val="0036441F"/>
    <w:rsid w:val="00364689"/>
    <w:rsid w:val="00364B38"/>
    <w:rsid w:val="003654B6"/>
    <w:rsid w:val="003657C4"/>
    <w:rsid w:val="003657E6"/>
    <w:rsid w:val="00365959"/>
    <w:rsid w:val="00365CC4"/>
    <w:rsid w:val="00365D1F"/>
    <w:rsid w:val="00365FB1"/>
    <w:rsid w:val="00366308"/>
    <w:rsid w:val="0036632F"/>
    <w:rsid w:val="00366725"/>
    <w:rsid w:val="00366851"/>
    <w:rsid w:val="00366AF0"/>
    <w:rsid w:val="00366CFD"/>
    <w:rsid w:val="00366FCA"/>
    <w:rsid w:val="0036730F"/>
    <w:rsid w:val="0036761C"/>
    <w:rsid w:val="00367937"/>
    <w:rsid w:val="00367F30"/>
    <w:rsid w:val="00370024"/>
    <w:rsid w:val="003702CF"/>
    <w:rsid w:val="00370628"/>
    <w:rsid w:val="00370AA4"/>
    <w:rsid w:val="00370F07"/>
    <w:rsid w:val="00370F3A"/>
    <w:rsid w:val="00371254"/>
    <w:rsid w:val="003715D5"/>
    <w:rsid w:val="00371BA0"/>
    <w:rsid w:val="0037200A"/>
    <w:rsid w:val="00372334"/>
    <w:rsid w:val="0037333E"/>
    <w:rsid w:val="0037379D"/>
    <w:rsid w:val="00373E1F"/>
    <w:rsid w:val="003741DC"/>
    <w:rsid w:val="00374A81"/>
    <w:rsid w:val="00374F9B"/>
    <w:rsid w:val="003754BD"/>
    <w:rsid w:val="00375E49"/>
    <w:rsid w:val="00375F82"/>
    <w:rsid w:val="0037709F"/>
    <w:rsid w:val="003770C0"/>
    <w:rsid w:val="00377122"/>
    <w:rsid w:val="00377264"/>
    <w:rsid w:val="003772F1"/>
    <w:rsid w:val="00377346"/>
    <w:rsid w:val="00377512"/>
    <w:rsid w:val="00380340"/>
    <w:rsid w:val="00380647"/>
    <w:rsid w:val="00380E42"/>
    <w:rsid w:val="00380E89"/>
    <w:rsid w:val="003811BF"/>
    <w:rsid w:val="003814A1"/>
    <w:rsid w:val="0038194A"/>
    <w:rsid w:val="003819C8"/>
    <w:rsid w:val="00381A17"/>
    <w:rsid w:val="00381CF4"/>
    <w:rsid w:val="00381F49"/>
    <w:rsid w:val="00381F5E"/>
    <w:rsid w:val="00381FF9"/>
    <w:rsid w:val="0038225C"/>
    <w:rsid w:val="003823CA"/>
    <w:rsid w:val="00382422"/>
    <w:rsid w:val="0038327B"/>
    <w:rsid w:val="00383745"/>
    <w:rsid w:val="00383F3A"/>
    <w:rsid w:val="00383FE9"/>
    <w:rsid w:val="0038486E"/>
    <w:rsid w:val="00385D1E"/>
    <w:rsid w:val="00386350"/>
    <w:rsid w:val="00386378"/>
    <w:rsid w:val="0038648A"/>
    <w:rsid w:val="00386DEC"/>
    <w:rsid w:val="0038712F"/>
    <w:rsid w:val="003871D5"/>
    <w:rsid w:val="0038735F"/>
    <w:rsid w:val="003873D0"/>
    <w:rsid w:val="00387C45"/>
    <w:rsid w:val="003903E5"/>
    <w:rsid w:val="003906E9"/>
    <w:rsid w:val="00390E85"/>
    <w:rsid w:val="003910F7"/>
    <w:rsid w:val="00391418"/>
    <w:rsid w:val="00391456"/>
    <w:rsid w:val="00391A49"/>
    <w:rsid w:val="00391D5A"/>
    <w:rsid w:val="0039213F"/>
    <w:rsid w:val="003927FA"/>
    <w:rsid w:val="00392A23"/>
    <w:rsid w:val="00392C2B"/>
    <w:rsid w:val="003939E2"/>
    <w:rsid w:val="00393A63"/>
    <w:rsid w:val="00393A93"/>
    <w:rsid w:val="00394118"/>
    <w:rsid w:val="00394490"/>
    <w:rsid w:val="0039491A"/>
    <w:rsid w:val="00394DD6"/>
    <w:rsid w:val="00394FF1"/>
    <w:rsid w:val="003950CE"/>
    <w:rsid w:val="00395139"/>
    <w:rsid w:val="0039531C"/>
    <w:rsid w:val="00395679"/>
    <w:rsid w:val="00395C15"/>
    <w:rsid w:val="00395FFF"/>
    <w:rsid w:val="00396036"/>
    <w:rsid w:val="00396405"/>
    <w:rsid w:val="00396523"/>
    <w:rsid w:val="00396A34"/>
    <w:rsid w:val="00397844"/>
    <w:rsid w:val="00397EC5"/>
    <w:rsid w:val="003A0477"/>
    <w:rsid w:val="003A0DB6"/>
    <w:rsid w:val="003A0DC8"/>
    <w:rsid w:val="003A0F18"/>
    <w:rsid w:val="003A11E7"/>
    <w:rsid w:val="003A1499"/>
    <w:rsid w:val="003A169D"/>
    <w:rsid w:val="003A16FF"/>
    <w:rsid w:val="003A17EA"/>
    <w:rsid w:val="003A1E6A"/>
    <w:rsid w:val="003A1F68"/>
    <w:rsid w:val="003A23B5"/>
    <w:rsid w:val="003A2732"/>
    <w:rsid w:val="003A2904"/>
    <w:rsid w:val="003A2FD8"/>
    <w:rsid w:val="003A3093"/>
    <w:rsid w:val="003A31A8"/>
    <w:rsid w:val="003A3968"/>
    <w:rsid w:val="003A3A3E"/>
    <w:rsid w:val="003A3A7E"/>
    <w:rsid w:val="003A4298"/>
    <w:rsid w:val="003A4410"/>
    <w:rsid w:val="003A468E"/>
    <w:rsid w:val="003A48D4"/>
    <w:rsid w:val="003A49DC"/>
    <w:rsid w:val="003A4A59"/>
    <w:rsid w:val="003A4C3D"/>
    <w:rsid w:val="003A4F10"/>
    <w:rsid w:val="003A503C"/>
    <w:rsid w:val="003A5575"/>
    <w:rsid w:val="003A59AB"/>
    <w:rsid w:val="003A5DEA"/>
    <w:rsid w:val="003A62C9"/>
    <w:rsid w:val="003A63A4"/>
    <w:rsid w:val="003A6645"/>
    <w:rsid w:val="003A67E3"/>
    <w:rsid w:val="003A68D1"/>
    <w:rsid w:val="003A6962"/>
    <w:rsid w:val="003A7337"/>
    <w:rsid w:val="003A7392"/>
    <w:rsid w:val="003A7481"/>
    <w:rsid w:val="003A75F1"/>
    <w:rsid w:val="003A79A1"/>
    <w:rsid w:val="003A7BC1"/>
    <w:rsid w:val="003A7C6D"/>
    <w:rsid w:val="003A7D78"/>
    <w:rsid w:val="003A7DA8"/>
    <w:rsid w:val="003B0063"/>
    <w:rsid w:val="003B076C"/>
    <w:rsid w:val="003B11B6"/>
    <w:rsid w:val="003B15F9"/>
    <w:rsid w:val="003B1904"/>
    <w:rsid w:val="003B21C4"/>
    <w:rsid w:val="003B243E"/>
    <w:rsid w:val="003B24AA"/>
    <w:rsid w:val="003B2B90"/>
    <w:rsid w:val="003B2DA7"/>
    <w:rsid w:val="003B34B6"/>
    <w:rsid w:val="003B3F12"/>
    <w:rsid w:val="003B4039"/>
    <w:rsid w:val="003B4051"/>
    <w:rsid w:val="003B413B"/>
    <w:rsid w:val="003B4312"/>
    <w:rsid w:val="003B43F7"/>
    <w:rsid w:val="003B450D"/>
    <w:rsid w:val="003B4669"/>
    <w:rsid w:val="003B4ABC"/>
    <w:rsid w:val="003B4B7A"/>
    <w:rsid w:val="003B4F06"/>
    <w:rsid w:val="003B5393"/>
    <w:rsid w:val="003B550B"/>
    <w:rsid w:val="003B5709"/>
    <w:rsid w:val="003B5754"/>
    <w:rsid w:val="003B5974"/>
    <w:rsid w:val="003B6193"/>
    <w:rsid w:val="003B6F7F"/>
    <w:rsid w:val="003B7841"/>
    <w:rsid w:val="003B796F"/>
    <w:rsid w:val="003C06A5"/>
    <w:rsid w:val="003C0B4E"/>
    <w:rsid w:val="003C191A"/>
    <w:rsid w:val="003C19BD"/>
    <w:rsid w:val="003C1CB8"/>
    <w:rsid w:val="003C23C8"/>
    <w:rsid w:val="003C28D9"/>
    <w:rsid w:val="003C29F5"/>
    <w:rsid w:val="003C2A37"/>
    <w:rsid w:val="003C2C0C"/>
    <w:rsid w:val="003C3435"/>
    <w:rsid w:val="003C38BA"/>
    <w:rsid w:val="003C3BE8"/>
    <w:rsid w:val="003C3EA4"/>
    <w:rsid w:val="003C3F63"/>
    <w:rsid w:val="003C40D2"/>
    <w:rsid w:val="003C421A"/>
    <w:rsid w:val="003C45A1"/>
    <w:rsid w:val="003C48D6"/>
    <w:rsid w:val="003C494C"/>
    <w:rsid w:val="003C55E5"/>
    <w:rsid w:val="003C5F60"/>
    <w:rsid w:val="003C66EF"/>
    <w:rsid w:val="003C6A23"/>
    <w:rsid w:val="003C7052"/>
    <w:rsid w:val="003C75B8"/>
    <w:rsid w:val="003C7649"/>
    <w:rsid w:val="003C7712"/>
    <w:rsid w:val="003D0173"/>
    <w:rsid w:val="003D05A6"/>
    <w:rsid w:val="003D0B25"/>
    <w:rsid w:val="003D11D8"/>
    <w:rsid w:val="003D127F"/>
    <w:rsid w:val="003D160D"/>
    <w:rsid w:val="003D1962"/>
    <w:rsid w:val="003D1C7D"/>
    <w:rsid w:val="003D27BB"/>
    <w:rsid w:val="003D2A6D"/>
    <w:rsid w:val="003D2FDE"/>
    <w:rsid w:val="003D309A"/>
    <w:rsid w:val="003D31C1"/>
    <w:rsid w:val="003D326E"/>
    <w:rsid w:val="003D3AB4"/>
    <w:rsid w:val="003D3C4C"/>
    <w:rsid w:val="003D413C"/>
    <w:rsid w:val="003D46E9"/>
    <w:rsid w:val="003D4BB5"/>
    <w:rsid w:val="003D4C23"/>
    <w:rsid w:val="003D4DC0"/>
    <w:rsid w:val="003D50B9"/>
    <w:rsid w:val="003D5668"/>
    <w:rsid w:val="003D5877"/>
    <w:rsid w:val="003D5925"/>
    <w:rsid w:val="003D5AD1"/>
    <w:rsid w:val="003D5CAC"/>
    <w:rsid w:val="003D5D5A"/>
    <w:rsid w:val="003D6421"/>
    <w:rsid w:val="003D65CC"/>
    <w:rsid w:val="003D670A"/>
    <w:rsid w:val="003D6792"/>
    <w:rsid w:val="003D695C"/>
    <w:rsid w:val="003D7486"/>
    <w:rsid w:val="003D7921"/>
    <w:rsid w:val="003D7AC6"/>
    <w:rsid w:val="003D7D71"/>
    <w:rsid w:val="003D7E96"/>
    <w:rsid w:val="003D7F34"/>
    <w:rsid w:val="003E015A"/>
    <w:rsid w:val="003E01AC"/>
    <w:rsid w:val="003E0757"/>
    <w:rsid w:val="003E1336"/>
    <w:rsid w:val="003E1487"/>
    <w:rsid w:val="003E1DEE"/>
    <w:rsid w:val="003E2651"/>
    <w:rsid w:val="003E29E8"/>
    <w:rsid w:val="003E2D3C"/>
    <w:rsid w:val="003E2F9B"/>
    <w:rsid w:val="003E3515"/>
    <w:rsid w:val="003E36B4"/>
    <w:rsid w:val="003E3958"/>
    <w:rsid w:val="003E4787"/>
    <w:rsid w:val="003E54FF"/>
    <w:rsid w:val="003E5571"/>
    <w:rsid w:val="003E561E"/>
    <w:rsid w:val="003E57E8"/>
    <w:rsid w:val="003E5832"/>
    <w:rsid w:val="003E590C"/>
    <w:rsid w:val="003E5B04"/>
    <w:rsid w:val="003E5B55"/>
    <w:rsid w:val="003E5F33"/>
    <w:rsid w:val="003E61DA"/>
    <w:rsid w:val="003E6A20"/>
    <w:rsid w:val="003E6E93"/>
    <w:rsid w:val="003E7044"/>
    <w:rsid w:val="003E7180"/>
    <w:rsid w:val="003E76BE"/>
    <w:rsid w:val="003F0205"/>
    <w:rsid w:val="003F03A2"/>
    <w:rsid w:val="003F04B6"/>
    <w:rsid w:val="003F04E2"/>
    <w:rsid w:val="003F083B"/>
    <w:rsid w:val="003F0A23"/>
    <w:rsid w:val="003F108A"/>
    <w:rsid w:val="003F179D"/>
    <w:rsid w:val="003F181C"/>
    <w:rsid w:val="003F1955"/>
    <w:rsid w:val="003F1A12"/>
    <w:rsid w:val="003F1C41"/>
    <w:rsid w:val="003F26F2"/>
    <w:rsid w:val="003F2E35"/>
    <w:rsid w:val="003F325A"/>
    <w:rsid w:val="003F331A"/>
    <w:rsid w:val="003F358C"/>
    <w:rsid w:val="003F35DD"/>
    <w:rsid w:val="003F370F"/>
    <w:rsid w:val="003F3ADF"/>
    <w:rsid w:val="003F3EA8"/>
    <w:rsid w:val="003F3EFD"/>
    <w:rsid w:val="003F425A"/>
    <w:rsid w:val="003F4792"/>
    <w:rsid w:val="003F4827"/>
    <w:rsid w:val="003F4BBC"/>
    <w:rsid w:val="003F4D31"/>
    <w:rsid w:val="003F4FEE"/>
    <w:rsid w:val="003F5B68"/>
    <w:rsid w:val="003F68E7"/>
    <w:rsid w:val="003F6A51"/>
    <w:rsid w:val="003F729F"/>
    <w:rsid w:val="003F7FC8"/>
    <w:rsid w:val="00400066"/>
    <w:rsid w:val="00400A71"/>
    <w:rsid w:val="00400AC4"/>
    <w:rsid w:val="00400AD0"/>
    <w:rsid w:val="00400AE8"/>
    <w:rsid w:val="00400B18"/>
    <w:rsid w:val="00400B60"/>
    <w:rsid w:val="00400C3C"/>
    <w:rsid w:val="00400C5E"/>
    <w:rsid w:val="0040187D"/>
    <w:rsid w:val="00401AC0"/>
    <w:rsid w:val="00401AF9"/>
    <w:rsid w:val="00401E6A"/>
    <w:rsid w:val="00401EE2"/>
    <w:rsid w:val="00401F27"/>
    <w:rsid w:val="004028B4"/>
    <w:rsid w:val="004029C0"/>
    <w:rsid w:val="00402AF4"/>
    <w:rsid w:val="00402B13"/>
    <w:rsid w:val="00403324"/>
    <w:rsid w:val="00403666"/>
    <w:rsid w:val="0040448A"/>
    <w:rsid w:val="004045A9"/>
    <w:rsid w:val="0040498B"/>
    <w:rsid w:val="00404AB6"/>
    <w:rsid w:val="00404B97"/>
    <w:rsid w:val="00404C85"/>
    <w:rsid w:val="004052B1"/>
    <w:rsid w:val="004052BF"/>
    <w:rsid w:val="0040567C"/>
    <w:rsid w:val="004056B7"/>
    <w:rsid w:val="00406008"/>
    <w:rsid w:val="0040615B"/>
    <w:rsid w:val="004062FB"/>
    <w:rsid w:val="00406350"/>
    <w:rsid w:val="0040686C"/>
    <w:rsid w:val="00406ADF"/>
    <w:rsid w:val="00406D39"/>
    <w:rsid w:val="004072B5"/>
    <w:rsid w:val="004073B8"/>
    <w:rsid w:val="00407B50"/>
    <w:rsid w:val="00407B99"/>
    <w:rsid w:val="00407DCA"/>
    <w:rsid w:val="00407F41"/>
    <w:rsid w:val="004102E1"/>
    <w:rsid w:val="004105DC"/>
    <w:rsid w:val="004108AB"/>
    <w:rsid w:val="00410B32"/>
    <w:rsid w:val="00410D06"/>
    <w:rsid w:val="0041127E"/>
    <w:rsid w:val="00411440"/>
    <w:rsid w:val="004116E6"/>
    <w:rsid w:val="00411980"/>
    <w:rsid w:val="00412327"/>
    <w:rsid w:val="004124F6"/>
    <w:rsid w:val="00412647"/>
    <w:rsid w:val="00412ABD"/>
    <w:rsid w:val="00412B9B"/>
    <w:rsid w:val="00412D3E"/>
    <w:rsid w:val="00412F82"/>
    <w:rsid w:val="004132CB"/>
    <w:rsid w:val="004134E5"/>
    <w:rsid w:val="0041354E"/>
    <w:rsid w:val="00413B8E"/>
    <w:rsid w:val="00413CCF"/>
    <w:rsid w:val="00413D36"/>
    <w:rsid w:val="00414335"/>
    <w:rsid w:val="00414A23"/>
    <w:rsid w:val="00414F5D"/>
    <w:rsid w:val="00415066"/>
    <w:rsid w:val="00415126"/>
    <w:rsid w:val="00415972"/>
    <w:rsid w:val="00415B93"/>
    <w:rsid w:val="0041612C"/>
    <w:rsid w:val="00416151"/>
    <w:rsid w:val="004166C9"/>
    <w:rsid w:val="00416814"/>
    <w:rsid w:val="0041681B"/>
    <w:rsid w:val="00416A50"/>
    <w:rsid w:val="00416F54"/>
    <w:rsid w:val="004171EA"/>
    <w:rsid w:val="0041736E"/>
    <w:rsid w:val="004173CD"/>
    <w:rsid w:val="00417454"/>
    <w:rsid w:val="004176E9"/>
    <w:rsid w:val="004177F8"/>
    <w:rsid w:val="00417C20"/>
    <w:rsid w:val="00420186"/>
    <w:rsid w:val="00420283"/>
    <w:rsid w:val="004202AE"/>
    <w:rsid w:val="00420697"/>
    <w:rsid w:val="004206C7"/>
    <w:rsid w:val="00420704"/>
    <w:rsid w:val="00420E93"/>
    <w:rsid w:val="00421080"/>
    <w:rsid w:val="00421335"/>
    <w:rsid w:val="00421C6B"/>
    <w:rsid w:val="00421EC2"/>
    <w:rsid w:val="0042205C"/>
    <w:rsid w:val="0042252C"/>
    <w:rsid w:val="004225EE"/>
    <w:rsid w:val="0042270C"/>
    <w:rsid w:val="00422E1B"/>
    <w:rsid w:val="00423026"/>
    <w:rsid w:val="0042354A"/>
    <w:rsid w:val="00423825"/>
    <w:rsid w:val="00423B7E"/>
    <w:rsid w:val="00424056"/>
    <w:rsid w:val="004241A0"/>
    <w:rsid w:val="004243AB"/>
    <w:rsid w:val="004244CD"/>
    <w:rsid w:val="00424571"/>
    <w:rsid w:val="004246BA"/>
    <w:rsid w:val="00424A2E"/>
    <w:rsid w:val="00424DE1"/>
    <w:rsid w:val="00425098"/>
    <w:rsid w:val="0042596C"/>
    <w:rsid w:val="00425BFF"/>
    <w:rsid w:val="00426384"/>
    <w:rsid w:val="004263EE"/>
    <w:rsid w:val="00426649"/>
    <w:rsid w:val="0042664E"/>
    <w:rsid w:val="00426743"/>
    <w:rsid w:val="00426A4F"/>
    <w:rsid w:val="00426D95"/>
    <w:rsid w:val="0042764B"/>
    <w:rsid w:val="004306CF"/>
    <w:rsid w:val="00430912"/>
    <w:rsid w:val="00430A76"/>
    <w:rsid w:val="00430E88"/>
    <w:rsid w:val="00431077"/>
    <w:rsid w:val="00431B15"/>
    <w:rsid w:val="00431DED"/>
    <w:rsid w:val="00432A44"/>
    <w:rsid w:val="00433049"/>
    <w:rsid w:val="00433523"/>
    <w:rsid w:val="00433ACA"/>
    <w:rsid w:val="00433FA9"/>
    <w:rsid w:val="004341E6"/>
    <w:rsid w:val="004349A2"/>
    <w:rsid w:val="00434EF7"/>
    <w:rsid w:val="0043551B"/>
    <w:rsid w:val="0043559A"/>
    <w:rsid w:val="004355E3"/>
    <w:rsid w:val="00435897"/>
    <w:rsid w:val="004359B0"/>
    <w:rsid w:val="00435BD7"/>
    <w:rsid w:val="00435ECA"/>
    <w:rsid w:val="0043631D"/>
    <w:rsid w:val="00436819"/>
    <w:rsid w:val="00436AB2"/>
    <w:rsid w:val="00437540"/>
    <w:rsid w:val="004377D6"/>
    <w:rsid w:val="00437BCC"/>
    <w:rsid w:val="00437DCA"/>
    <w:rsid w:val="00437FD4"/>
    <w:rsid w:val="004400B1"/>
    <w:rsid w:val="00440445"/>
    <w:rsid w:val="00440456"/>
    <w:rsid w:val="0044052C"/>
    <w:rsid w:val="004405FD"/>
    <w:rsid w:val="00440FEA"/>
    <w:rsid w:val="004410FC"/>
    <w:rsid w:val="00441211"/>
    <w:rsid w:val="004412BD"/>
    <w:rsid w:val="00441371"/>
    <w:rsid w:val="00442454"/>
    <w:rsid w:val="00442B99"/>
    <w:rsid w:val="00443112"/>
    <w:rsid w:val="0044318B"/>
    <w:rsid w:val="004443AC"/>
    <w:rsid w:val="004443B5"/>
    <w:rsid w:val="0044459A"/>
    <w:rsid w:val="004446E4"/>
    <w:rsid w:val="00444856"/>
    <w:rsid w:val="0044489C"/>
    <w:rsid w:val="00444B67"/>
    <w:rsid w:val="00444B9F"/>
    <w:rsid w:val="00444FE2"/>
    <w:rsid w:val="0044507C"/>
    <w:rsid w:val="004455FA"/>
    <w:rsid w:val="00445AF3"/>
    <w:rsid w:val="00446811"/>
    <w:rsid w:val="004469BC"/>
    <w:rsid w:val="00446AA8"/>
    <w:rsid w:val="00446CD0"/>
    <w:rsid w:val="0044705B"/>
    <w:rsid w:val="00447134"/>
    <w:rsid w:val="004475A2"/>
    <w:rsid w:val="00447E50"/>
    <w:rsid w:val="00450009"/>
    <w:rsid w:val="004508DB"/>
    <w:rsid w:val="00450E60"/>
    <w:rsid w:val="004515D7"/>
    <w:rsid w:val="0045223D"/>
    <w:rsid w:val="00452417"/>
    <w:rsid w:val="00452691"/>
    <w:rsid w:val="00452D7D"/>
    <w:rsid w:val="00453426"/>
    <w:rsid w:val="004537DE"/>
    <w:rsid w:val="00453815"/>
    <w:rsid w:val="004541C2"/>
    <w:rsid w:val="004543F1"/>
    <w:rsid w:val="00454F6F"/>
    <w:rsid w:val="0045598B"/>
    <w:rsid w:val="00455AE8"/>
    <w:rsid w:val="00455EF3"/>
    <w:rsid w:val="0045633A"/>
    <w:rsid w:val="0045665E"/>
    <w:rsid w:val="00456D27"/>
    <w:rsid w:val="00456E59"/>
    <w:rsid w:val="004573EF"/>
    <w:rsid w:val="0045750F"/>
    <w:rsid w:val="00457D34"/>
    <w:rsid w:val="00460D19"/>
    <w:rsid w:val="004611A1"/>
    <w:rsid w:val="004612A6"/>
    <w:rsid w:val="00461689"/>
    <w:rsid w:val="004617A1"/>
    <w:rsid w:val="00462123"/>
    <w:rsid w:val="00462588"/>
    <w:rsid w:val="00462CE1"/>
    <w:rsid w:val="00462D99"/>
    <w:rsid w:val="0046327B"/>
    <w:rsid w:val="0046352F"/>
    <w:rsid w:val="00463684"/>
    <w:rsid w:val="0046392C"/>
    <w:rsid w:val="00463A47"/>
    <w:rsid w:val="00463B08"/>
    <w:rsid w:val="00464387"/>
    <w:rsid w:val="00464519"/>
    <w:rsid w:val="00464616"/>
    <w:rsid w:val="004647FE"/>
    <w:rsid w:val="00464890"/>
    <w:rsid w:val="00464966"/>
    <w:rsid w:val="00464C1E"/>
    <w:rsid w:val="00464E34"/>
    <w:rsid w:val="004651EF"/>
    <w:rsid w:val="00465419"/>
    <w:rsid w:val="00466208"/>
    <w:rsid w:val="00466309"/>
    <w:rsid w:val="00466AC2"/>
    <w:rsid w:val="00466B8C"/>
    <w:rsid w:val="00466E4E"/>
    <w:rsid w:val="00466E54"/>
    <w:rsid w:val="00466FC9"/>
    <w:rsid w:val="004670A8"/>
    <w:rsid w:val="00467348"/>
    <w:rsid w:val="004674EA"/>
    <w:rsid w:val="00467743"/>
    <w:rsid w:val="00467A58"/>
    <w:rsid w:val="00467A74"/>
    <w:rsid w:val="00467BD8"/>
    <w:rsid w:val="00467CF6"/>
    <w:rsid w:val="00467E5D"/>
    <w:rsid w:val="00467F45"/>
    <w:rsid w:val="00467FD5"/>
    <w:rsid w:val="0047018C"/>
    <w:rsid w:val="004704B9"/>
    <w:rsid w:val="0047058A"/>
    <w:rsid w:val="00470ACD"/>
    <w:rsid w:val="00470DB2"/>
    <w:rsid w:val="00470F82"/>
    <w:rsid w:val="004711C3"/>
    <w:rsid w:val="004713DA"/>
    <w:rsid w:val="004715C7"/>
    <w:rsid w:val="004715F3"/>
    <w:rsid w:val="0047198A"/>
    <w:rsid w:val="00472209"/>
    <w:rsid w:val="00472220"/>
    <w:rsid w:val="0047243B"/>
    <w:rsid w:val="004726EF"/>
    <w:rsid w:val="00472F44"/>
    <w:rsid w:val="004730AA"/>
    <w:rsid w:val="00473720"/>
    <w:rsid w:val="00473EA1"/>
    <w:rsid w:val="004740F4"/>
    <w:rsid w:val="0047465C"/>
    <w:rsid w:val="004747F9"/>
    <w:rsid w:val="004748F1"/>
    <w:rsid w:val="00474CCA"/>
    <w:rsid w:val="00475169"/>
    <w:rsid w:val="0047527B"/>
    <w:rsid w:val="004754E8"/>
    <w:rsid w:val="00475517"/>
    <w:rsid w:val="00475BA4"/>
    <w:rsid w:val="00475F24"/>
    <w:rsid w:val="00476441"/>
    <w:rsid w:val="0047649B"/>
    <w:rsid w:val="004769FF"/>
    <w:rsid w:val="00477691"/>
    <w:rsid w:val="004779E7"/>
    <w:rsid w:val="00477CBC"/>
    <w:rsid w:val="00477E87"/>
    <w:rsid w:val="004801EA"/>
    <w:rsid w:val="00480369"/>
    <w:rsid w:val="00480BE5"/>
    <w:rsid w:val="00480D52"/>
    <w:rsid w:val="00480F49"/>
    <w:rsid w:val="00481349"/>
    <w:rsid w:val="0048135D"/>
    <w:rsid w:val="004815E9"/>
    <w:rsid w:val="004816F8"/>
    <w:rsid w:val="004819CF"/>
    <w:rsid w:val="00481B75"/>
    <w:rsid w:val="00482095"/>
    <w:rsid w:val="0048244A"/>
    <w:rsid w:val="0048255E"/>
    <w:rsid w:val="00482616"/>
    <w:rsid w:val="0048275B"/>
    <w:rsid w:val="004830A0"/>
    <w:rsid w:val="004830D2"/>
    <w:rsid w:val="00483ECA"/>
    <w:rsid w:val="00483FD1"/>
    <w:rsid w:val="00484582"/>
    <w:rsid w:val="004845B7"/>
    <w:rsid w:val="004846D5"/>
    <w:rsid w:val="00484AB1"/>
    <w:rsid w:val="00485624"/>
    <w:rsid w:val="00485D75"/>
    <w:rsid w:val="00486085"/>
    <w:rsid w:val="00486BCA"/>
    <w:rsid w:val="00486D89"/>
    <w:rsid w:val="004874D5"/>
    <w:rsid w:val="0049005D"/>
    <w:rsid w:val="00490515"/>
    <w:rsid w:val="0049089E"/>
    <w:rsid w:val="00490927"/>
    <w:rsid w:val="00490E45"/>
    <w:rsid w:val="00490F5A"/>
    <w:rsid w:val="004911DA"/>
    <w:rsid w:val="00491B14"/>
    <w:rsid w:val="00491F7D"/>
    <w:rsid w:val="00492146"/>
    <w:rsid w:val="0049267A"/>
    <w:rsid w:val="00492856"/>
    <w:rsid w:val="004929FA"/>
    <w:rsid w:val="004933C4"/>
    <w:rsid w:val="004935AB"/>
    <w:rsid w:val="00493823"/>
    <w:rsid w:val="004948E4"/>
    <w:rsid w:val="0049502C"/>
    <w:rsid w:val="00495364"/>
    <w:rsid w:val="004953E9"/>
    <w:rsid w:val="00495F4C"/>
    <w:rsid w:val="00495F55"/>
    <w:rsid w:val="00496397"/>
    <w:rsid w:val="004969E5"/>
    <w:rsid w:val="00496B39"/>
    <w:rsid w:val="00496F83"/>
    <w:rsid w:val="00497228"/>
    <w:rsid w:val="004973E6"/>
    <w:rsid w:val="0049747F"/>
    <w:rsid w:val="0049753C"/>
    <w:rsid w:val="00497EF8"/>
    <w:rsid w:val="00497F3A"/>
    <w:rsid w:val="004A00D0"/>
    <w:rsid w:val="004A0442"/>
    <w:rsid w:val="004A0B13"/>
    <w:rsid w:val="004A1458"/>
    <w:rsid w:val="004A15AC"/>
    <w:rsid w:val="004A18CF"/>
    <w:rsid w:val="004A1F55"/>
    <w:rsid w:val="004A2504"/>
    <w:rsid w:val="004A2D02"/>
    <w:rsid w:val="004A338E"/>
    <w:rsid w:val="004A36D9"/>
    <w:rsid w:val="004A3AC5"/>
    <w:rsid w:val="004A3B9A"/>
    <w:rsid w:val="004A3D79"/>
    <w:rsid w:val="004A3F9D"/>
    <w:rsid w:val="004A42F5"/>
    <w:rsid w:val="004A48F4"/>
    <w:rsid w:val="004A4B3F"/>
    <w:rsid w:val="004A53E1"/>
    <w:rsid w:val="004A5500"/>
    <w:rsid w:val="004A569C"/>
    <w:rsid w:val="004A5720"/>
    <w:rsid w:val="004A58A0"/>
    <w:rsid w:val="004A5A9F"/>
    <w:rsid w:val="004A6067"/>
    <w:rsid w:val="004A656A"/>
    <w:rsid w:val="004A6802"/>
    <w:rsid w:val="004A6BA8"/>
    <w:rsid w:val="004A6D38"/>
    <w:rsid w:val="004A739E"/>
    <w:rsid w:val="004A74F0"/>
    <w:rsid w:val="004A755F"/>
    <w:rsid w:val="004A7DC4"/>
    <w:rsid w:val="004B00C6"/>
    <w:rsid w:val="004B09B5"/>
    <w:rsid w:val="004B0D48"/>
    <w:rsid w:val="004B0F00"/>
    <w:rsid w:val="004B0F67"/>
    <w:rsid w:val="004B1000"/>
    <w:rsid w:val="004B1115"/>
    <w:rsid w:val="004B11A2"/>
    <w:rsid w:val="004B11D9"/>
    <w:rsid w:val="004B195A"/>
    <w:rsid w:val="004B1C2D"/>
    <w:rsid w:val="004B211C"/>
    <w:rsid w:val="004B2828"/>
    <w:rsid w:val="004B2CB6"/>
    <w:rsid w:val="004B2DC1"/>
    <w:rsid w:val="004B32CF"/>
    <w:rsid w:val="004B376A"/>
    <w:rsid w:val="004B3DA9"/>
    <w:rsid w:val="004B3EF0"/>
    <w:rsid w:val="004B423B"/>
    <w:rsid w:val="004B43A6"/>
    <w:rsid w:val="004B4892"/>
    <w:rsid w:val="004B4D48"/>
    <w:rsid w:val="004B6442"/>
    <w:rsid w:val="004B677B"/>
    <w:rsid w:val="004B68FD"/>
    <w:rsid w:val="004B6D8D"/>
    <w:rsid w:val="004B6E53"/>
    <w:rsid w:val="004B713B"/>
    <w:rsid w:val="004B762A"/>
    <w:rsid w:val="004B7CCA"/>
    <w:rsid w:val="004C01AA"/>
    <w:rsid w:val="004C0310"/>
    <w:rsid w:val="004C0BB4"/>
    <w:rsid w:val="004C0C37"/>
    <w:rsid w:val="004C0CC9"/>
    <w:rsid w:val="004C113D"/>
    <w:rsid w:val="004C1665"/>
    <w:rsid w:val="004C16A8"/>
    <w:rsid w:val="004C16D0"/>
    <w:rsid w:val="004C1C14"/>
    <w:rsid w:val="004C1C64"/>
    <w:rsid w:val="004C1C67"/>
    <w:rsid w:val="004C2723"/>
    <w:rsid w:val="004C2A23"/>
    <w:rsid w:val="004C2A7C"/>
    <w:rsid w:val="004C2C78"/>
    <w:rsid w:val="004C306E"/>
    <w:rsid w:val="004C322C"/>
    <w:rsid w:val="004C3285"/>
    <w:rsid w:val="004C38E9"/>
    <w:rsid w:val="004C3A34"/>
    <w:rsid w:val="004C3E79"/>
    <w:rsid w:val="004C4839"/>
    <w:rsid w:val="004C49A0"/>
    <w:rsid w:val="004C4AE9"/>
    <w:rsid w:val="004C4BEB"/>
    <w:rsid w:val="004C50B5"/>
    <w:rsid w:val="004C52A8"/>
    <w:rsid w:val="004C5383"/>
    <w:rsid w:val="004C5D09"/>
    <w:rsid w:val="004C616F"/>
    <w:rsid w:val="004C66ED"/>
    <w:rsid w:val="004C6743"/>
    <w:rsid w:val="004C690E"/>
    <w:rsid w:val="004C6B07"/>
    <w:rsid w:val="004C6BB2"/>
    <w:rsid w:val="004C6BD4"/>
    <w:rsid w:val="004C6C14"/>
    <w:rsid w:val="004C6F41"/>
    <w:rsid w:val="004C709B"/>
    <w:rsid w:val="004C7291"/>
    <w:rsid w:val="004C72D6"/>
    <w:rsid w:val="004C7419"/>
    <w:rsid w:val="004C7519"/>
    <w:rsid w:val="004C752E"/>
    <w:rsid w:val="004D013E"/>
    <w:rsid w:val="004D017D"/>
    <w:rsid w:val="004D04E9"/>
    <w:rsid w:val="004D0B7F"/>
    <w:rsid w:val="004D189B"/>
    <w:rsid w:val="004D199C"/>
    <w:rsid w:val="004D1CFE"/>
    <w:rsid w:val="004D2B19"/>
    <w:rsid w:val="004D3393"/>
    <w:rsid w:val="004D37F4"/>
    <w:rsid w:val="004D3951"/>
    <w:rsid w:val="004D39A2"/>
    <w:rsid w:val="004D46AF"/>
    <w:rsid w:val="004D4734"/>
    <w:rsid w:val="004D47A7"/>
    <w:rsid w:val="004D574E"/>
    <w:rsid w:val="004D5D08"/>
    <w:rsid w:val="004D6072"/>
    <w:rsid w:val="004D637C"/>
    <w:rsid w:val="004D6445"/>
    <w:rsid w:val="004D67EE"/>
    <w:rsid w:val="004D68CC"/>
    <w:rsid w:val="004D691B"/>
    <w:rsid w:val="004D6B57"/>
    <w:rsid w:val="004D6CD9"/>
    <w:rsid w:val="004D6D3A"/>
    <w:rsid w:val="004D75CA"/>
    <w:rsid w:val="004D78B0"/>
    <w:rsid w:val="004D7A39"/>
    <w:rsid w:val="004D7F08"/>
    <w:rsid w:val="004D7FFD"/>
    <w:rsid w:val="004E0687"/>
    <w:rsid w:val="004E0830"/>
    <w:rsid w:val="004E0918"/>
    <w:rsid w:val="004E0BB4"/>
    <w:rsid w:val="004E0D8A"/>
    <w:rsid w:val="004E0DC3"/>
    <w:rsid w:val="004E0E8A"/>
    <w:rsid w:val="004E11D8"/>
    <w:rsid w:val="004E1296"/>
    <w:rsid w:val="004E1370"/>
    <w:rsid w:val="004E142C"/>
    <w:rsid w:val="004E14C7"/>
    <w:rsid w:val="004E16FF"/>
    <w:rsid w:val="004E1E48"/>
    <w:rsid w:val="004E236E"/>
    <w:rsid w:val="004E2606"/>
    <w:rsid w:val="004E38F4"/>
    <w:rsid w:val="004E3CCE"/>
    <w:rsid w:val="004E3D3B"/>
    <w:rsid w:val="004E4275"/>
    <w:rsid w:val="004E455F"/>
    <w:rsid w:val="004E485A"/>
    <w:rsid w:val="004E4CD5"/>
    <w:rsid w:val="004E501F"/>
    <w:rsid w:val="004E50C7"/>
    <w:rsid w:val="004E52E7"/>
    <w:rsid w:val="004E56A2"/>
    <w:rsid w:val="004E5774"/>
    <w:rsid w:val="004E57CC"/>
    <w:rsid w:val="004E59FA"/>
    <w:rsid w:val="004E5A55"/>
    <w:rsid w:val="004E62F6"/>
    <w:rsid w:val="004E6AFD"/>
    <w:rsid w:val="004E6C1C"/>
    <w:rsid w:val="004E7049"/>
    <w:rsid w:val="004E72B8"/>
    <w:rsid w:val="004E7367"/>
    <w:rsid w:val="004E7656"/>
    <w:rsid w:val="004E7661"/>
    <w:rsid w:val="004E76D2"/>
    <w:rsid w:val="004E76EB"/>
    <w:rsid w:val="004E780F"/>
    <w:rsid w:val="004E7C5C"/>
    <w:rsid w:val="004E7DC1"/>
    <w:rsid w:val="004F0253"/>
    <w:rsid w:val="004F0413"/>
    <w:rsid w:val="004F0524"/>
    <w:rsid w:val="004F0626"/>
    <w:rsid w:val="004F0749"/>
    <w:rsid w:val="004F07A7"/>
    <w:rsid w:val="004F1140"/>
    <w:rsid w:val="004F138D"/>
    <w:rsid w:val="004F157D"/>
    <w:rsid w:val="004F1FCA"/>
    <w:rsid w:val="004F208B"/>
    <w:rsid w:val="004F21C0"/>
    <w:rsid w:val="004F2487"/>
    <w:rsid w:val="004F24D9"/>
    <w:rsid w:val="004F2E8A"/>
    <w:rsid w:val="004F3765"/>
    <w:rsid w:val="004F3AEF"/>
    <w:rsid w:val="004F3CE9"/>
    <w:rsid w:val="004F3FA2"/>
    <w:rsid w:val="004F4171"/>
    <w:rsid w:val="004F4438"/>
    <w:rsid w:val="004F5780"/>
    <w:rsid w:val="004F5FB8"/>
    <w:rsid w:val="004F5FF2"/>
    <w:rsid w:val="004F6867"/>
    <w:rsid w:val="004F6C84"/>
    <w:rsid w:val="004F705F"/>
    <w:rsid w:val="004F7103"/>
    <w:rsid w:val="004F790F"/>
    <w:rsid w:val="004F7C30"/>
    <w:rsid w:val="005000D2"/>
    <w:rsid w:val="00500901"/>
    <w:rsid w:val="00500EDD"/>
    <w:rsid w:val="00501167"/>
    <w:rsid w:val="005014A3"/>
    <w:rsid w:val="0050186E"/>
    <w:rsid w:val="00501932"/>
    <w:rsid w:val="00502997"/>
    <w:rsid w:val="0050310D"/>
    <w:rsid w:val="005031FA"/>
    <w:rsid w:val="0050328F"/>
    <w:rsid w:val="00503504"/>
    <w:rsid w:val="00503651"/>
    <w:rsid w:val="0050389B"/>
    <w:rsid w:val="005040FE"/>
    <w:rsid w:val="00504123"/>
    <w:rsid w:val="005049F9"/>
    <w:rsid w:val="00504D2C"/>
    <w:rsid w:val="00504DEE"/>
    <w:rsid w:val="005050FF"/>
    <w:rsid w:val="005053FD"/>
    <w:rsid w:val="005058A0"/>
    <w:rsid w:val="00505BF0"/>
    <w:rsid w:val="00505C5B"/>
    <w:rsid w:val="005060A4"/>
    <w:rsid w:val="0050666E"/>
    <w:rsid w:val="00506716"/>
    <w:rsid w:val="00506A48"/>
    <w:rsid w:val="00507371"/>
    <w:rsid w:val="00507527"/>
    <w:rsid w:val="005075A9"/>
    <w:rsid w:val="00507E0E"/>
    <w:rsid w:val="00510A9C"/>
    <w:rsid w:val="00510F6F"/>
    <w:rsid w:val="005115D4"/>
    <w:rsid w:val="00511FD4"/>
    <w:rsid w:val="005125A2"/>
    <w:rsid w:val="00512F96"/>
    <w:rsid w:val="0051328D"/>
    <w:rsid w:val="00513328"/>
    <w:rsid w:val="00513460"/>
    <w:rsid w:val="00514339"/>
    <w:rsid w:val="00514770"/>
    <w:rsid w:val="00514BE4"/>
    <w:rsid w:val="005153A6"/>
    <w:rsid w:val="00515585"/>
    <w:rsid w:val="00515AAD"/>
    <w:rsid w:val="00515D46"/>
    <w:rsid w:val="00516258"/>
    <w:rsid w:val="00516578"/>
    <w:rsid w:val="00516641"/>
    <w:rsid w:val="00516923"/>
    <w:rsid w:val="00516B6F"/>
    <w:rsid w:val="005174FE"/>
    <w:rsid w:val="005177F8"/>
    <w:rsid w:val="00517AAB"/>
    <w:rsid w:val="00517BAB"/>
    <w:rsid w:val="00517D9A"/>
    <w:rsid w:val="00520177"/>
    <w:rsid w:val="005208F9"/>
    <w:rsid w:val="005209B7"/>
    <w:rsid w:val="005210B3"/>
    <w:rsid w:val="005217C4"/>
    <w:rsid w:val="00522936"/>
    <w:rsid w:val="00522CE0"/>
    <w:rsid w:val="00523E68"/>
    <w:rsid w:val="00524377"/>
    <w:rsid w:val="005248E4"/>
    <w:rsid w:val="00524DEA"/>
    <w:rsid w:val="00524F59"/>
    <w:rsid w:val="00525198"/>
    <w:rsid w:val="00525F17"/>
    <w:rsid w:val="00526BF0"/>
    <w:rsid w:val="005271B2"/>
    <w:rsid w:val="0052745B"/>
    <w:rsid w:val="00527501"/>
    <w:rsid w:val="00527CF8"/>
    <w:rsid w:val="00527DEF"/>
    <w:rsid w:val="00527E8A"/>
    <w:rsid w:val="00527F6A"/>
    <w:rsid w:val="00527FB1"/>
    <w:rsid w:val="00530CC9"/>
    <w:rsid w:val="0053103F"/>
    <w:rsid w:val="00531057"/>
    <w:rsid w:val="0053137D"/>
    <w:rsid w:val="00531915"/>
    <w:rsid w:val="00531D76"/>
    <w:rsid w:val="00531E03"/>
    <w:rsid w:val="00531F45"/>
    <w:rsid w:val="0053203F"/>
    <w:rsid w:val="005321A0"/>
    <w:rsid w:val="00532305"/>
    <w:rsid w:val="0053241C"/>
    <w:rsid w:val="00532569"/>
    <w:rsid w:val="00532B17"/>
    <w:rsid w:val="00532FE7"/>
    <w:rsid w:val="0053315D"/>
    <w:rsid w:val="005332D8"/>
    <w:rsid w:val="005336A3"/>
    <w:rsid w:val="005337A2"/>
    <w:rsid w:val="00533D0D"/>
    <w:rsid w:val="00534070"/>
    <w:rsid w:val="005341B8"/>
    <w:rsid w:val="0053485A"/>
    <w:rsid w:val="005351A7"/>
    <w:rsid w:val="00535340"/>
    <w:rsid w:val="00535779"/>
    <w:rsid w:val="005357DB"/>
    <w:rsid w:val="005358BA"/>
    <w:rsid w:val="00535904"/>
    <w:rsid w:val="00535DBD"/>
    <w:rsid w:val="0053615B"/>
    <w:rsid w:val="00536257"/>
    <w:rsid w:val="00536819"/>
    <w:rsid w:val="00537956"/>
    <w:rsid w:val="00537A21"/>
    <w:rsid w:val="005409C6"/>
    <w:rsid w:val="00540A25"/>
    <w:rsid w:val="00540AC1"/>
    <w:rsid w:val="00540C89"/>
    <w:rsid w:val="00541044"/>
    <w:rsid w:val="0054145F"/>
    <w:rsid w:val="005414AC"/>
    <w:rsid w:val="00541B81"/>
    <w:rsid w:val="00541C7C"/>
    <w:rsid w:val="0054255D"/>
    <w:rsid w:val="00542566"/>
    <w:rsid w:val="00542786"/>
    <w:rsid w:val="00542B75"/>
    <w:rsid w:val="005432E7"/>
    <w:rsid w:val="00543389"/>
    <w:rsid w:val="00543678"/>
    <w:rsid w:val="00543701"/>
    <w:rsid w:val="00543E6C"/>
    <w:rsid w:val="0054441B"/>
    <w:rsid w:val="0054450F"/>
    <w:rsid w:val="005448B1"/>
    <w:rsid w:val="005453DC"/>
    <w:rsid w:val="005456EA"/>
    <w:rsid w:val="005457B9"/>
    <w:rsid w:val="00545F5E"/>
    <w:rsid w:val="005460DC"/>
    <w:rsid w:val="0054639C"/>
    <w:rsid w:val="0054684B"/>
    <w:rsid w:val="00546887"/>
    <w:rsid w:val="005469CB"/>
    <w:rsid w:val="00546BDF"/>
    <w:rsid w:val="00546CEE"/>
    <w:rsid w:val="00547160"/>
    <w:rsid w:val="0054743B"/>
    <w:rsid w:val="0055007C"/>
    <w:rsid w:val="00550579"/>
    <w:rsid w:val="0055061C"/>
    <w:rsid w:val="005508A9"/>
    <w:rsid w:val="005508AF"/>
    <w:rsid w:val="00550993"/>
    <w:rsid w:val="005510AD"/>
    <w:rsid w:val="0055114C"/>
    <w:rsid w:val="0055122B"/>
    <w:rsid w:val="00551674"/>
    <w:rsid w:val="00551BC7"/>
    <w:rsid w:val="00551CB7"/>
    <w:rsid w:val="005522AB"/>
    <w:rsid w:val="00552A55"/>
    <w:rsid w:val="00552C74"/>
    <w:rsid w:val="005533EC"/>
    <w:rsid w:val="0055346F"/>
    <w:rsid w:val="005537E6"/>
    <w:rsid w:val="00553F06"/>
    <w:rsid w:val="00553FA0"/>
    <w:rsid w:val="00554285"/>
    <w:rsid w:val="0055493B"/>
    <w:rsid w:val="00554B5D"/>
    <w:rsid w:val="00554C0B"/>
    <w:rsid w:val="00554C16"/>
    <w:rsid w:val="00555B6C"/>
    <w:rsid w:val="00555DC9"/>
    <w:rsid w:val="00555FBF"/>
    <w:rsid w:val="0055635A"/>
    <w:rsid w:val="00556642"/>
    <w:rsid w:val="0055685F"/>
    <w:rsid w:val="00556897"/>
    <w:rsid w:val="005569DD"/>
    <w:rsid w:val="005573D4"/>
    <w:rsid w:val="00557788"/>
    <w:rsid w:val="005578AF"/>
    <w:rsid w:val="00557F3C"/>
    <w:rsid w:val="005605B3"/>
    <w:rsid w:val="00560E75"/>
    <w:rsid w:val="00561056"/>
    <w:rsid w:val="00561910"/>
    <w:rsid w:val="00561D4F"/>
    <w:rsid w:val="00561FF3"/>
    <w:rsid w:val="005620D4"/>
    <w:rsid w:val="00562CCA"/>
    <w:rsid w:val="00562CFA"/>
    <w:rsid w:val="00563322"/>
    <w:rsid w:val="00563AC3"/>
    <w:rsid w:val="00563B4D"/>
    <w:rsid w:val="00563F9F"/>
    <w:rsid w:val="0056471D"/>
    <w:rsid w:val="005648DD"/>
    <w:rsid w:val="00564948"/>
    <w:rsid w:val="005649AB"/>
    <w:rsid w:val="00564D4F"/>
    <w:rsid w:val="00564E70"/>
    <w:rsid w:val="00564FED"/>
    <w:rsid w:val="0056510F"/>
    <w:rsid w:val="0056513B"/>
    <w:rsid w:val="0056528E"/>
    <w:rsid w:val="00565340"/>
    <w:rsid w:val="005654F0"/>
    <w:rsid w:val="00566062"/>
    <w:rsid w:val="0056616E"/>
    <w:rsid w:val="00566549"/>
    <w:rsid w:val="00566826"/>
    <w:rsid w:val="005669E4"/>
    <w:rsid w:val="00566F96"/>
    <w:rsid w:val="005673E6"/>
    <w:rsid w:val="005676D1"/>
    <w:rsid w:val="005676E7"/>
    <w:rsid w:val="005677FF"/>
    <w:rsid w:val="00567943"/>
    <w:rsid w:val="00567AB6"/>
    <w:rsid w:val="00567E6B"/>
    <w:rsid w:val="00570AF1"/>
    <w:rsid w:val="00570BE4"/>
    <w:rsid w:val="00570FF2"/>
    <w:rsid w:val="00571354"/>
    <w:rsid w:val="00571470"/>
    <w:rsid w:val="00571BA0"/>
    <w:rsid w:val="00571EBD"/>
    <w:rsid w:val="0057225C"/>
    <w:rsid w:val="00572397"/>
    <w:rsid w:val="00573201"/>
    <w:rsid w:val="00573460"/>
    <w:rsid w:val="00573504"/>
    <w:rsid w:val="005736A1"/>
    <w:rsid w:val="0057374F"/>
    <w:rsid w:val="00573990"/>
    <w:rsid w:val="00574B53"/>
    <w:rsid w:val="00574FE6"/>
    <w:rsid w:val="00575055"/>
    <w:rsid w:val="0057537A"/>
    <w:rsid w:val="0057568E"/>
    <w:rsid w:val="00575AF1"/>
    <w:rsid w:val="005767F9"/>
    <w:rsid w:val="00576A3C"/>
    <w:rsid w:val="00576B2F"/>
    <w:rsid w:val="00576CB3"/>
    <w:rsid w:val="005777EE"/>
    <w:rsid w:val="00577C21"/>
    <w:rsid w:val="00577C40"/>
    <w:rsid w:val="00577ECD"/>
    <w:rsid w:val="005800EA"/>
    <w:rsid w:val="00580367"/>
    <w:rsid w:val="0058048A"/>
    <w:rsid w:val="00580540"/>
    <w:rsid w:val="0058114F"/>
    <w:rsid w:val="00581693"/>
    <w:rsid w:val="00581747"/>
    <w:rsid w:val="00581875"/>
    <w:rsid w:val="00581C26"/>
    <w:rsid w:val="005821DA"/>
    <w:rsid w:val="005828EF"/>
    <w:rsid w:val="00582994"/>
    <w:rsid w:val="00582A06"/>
    <w:rsid w:val="00583FFD"/>
    <w:rsid w:val="0058409A"/>
    <w:rsid w:val="00584F85"/>
    <w:rsid w:val="00585130"/>
    <w:rsid w:val="00585226"/>
    <w:rsid w:val="005854C8"/>
    <w:rsid w:val="005854CE"/>
    <w:rsid w:val="00585C2E"/>
    <w:rsid w:val="00585D7C"/>
    <w:rsid w:val="00585E46"/>
    <w:rsid w:val="00585F81"/>
    <w:rsid w:val="005864BA"/>
    <w:rsid w:val="00586C88"/>
    <w:rsid w:val="00586E85"/>
    <w:rsid w:val="00587053"/>
    <w:rsid w:val="00587EBA"/>
    <w:rsid w:val="00587F0E"/>
    <w:rsid w:val="005902D1"/>
    <w:rsid w:val="00590A03"/>
    <w:rsid w:val="00590B1A"/>
    <w:rsid w:val="00590ECA"/>
    <w:rsid w:val="005910D7"/>
    <w:rsid w:val="00591E50"/>
    <w:rsid w:val="00591F5D"/>
    <w:rsid w:val="005922E1"/>
    <w:rsid w:val="0059233C"/>
    <w:rsid w:val="00592A0F"/>
    <w:rsid w:val="005931D9"/>
    <w:rsid w:val="00593432"/>
    <w:rsid w:val="0059345B"/>
    <w:rsid w:val="00593748"/>
    <w:rsid w:val="00593A05"/>
    <w:rsid w:val="00594380"/>
    <w:rsid w:val="005947EB"/>
    <w:rsid w:val="00594A61"/>
    <w:rsid w:val="00594BC4"/>
    <w:rsid w:val="00594C4B"/>
    <w:rsid w:val="00594C91"/>
    <w:rsid w:val="00595318"/>
    <w:rsid w:val="0059557C"/>
    <w:rsid w:val="00595B47"/>
    <w:rsid w:val="00595C70"/>
    <w:rsid w:val="00595DB0"/>
    <w:rsid w:val="00595ED6"/>
    <w:rsid w:val="0059633B"/>
    <w:rsid w:val="00596D08"/>
    <w:rsid w:val="00597032"/>
    <w:rsid w:val="005970CA"/>
    <w:rsid w:val="005973A1"/>
    <w:rsid w:val="00597429"/>
    <w:rsid w:val="0059794E"/>
    <w:rsid w:val="005A0466"/>
    <w:rsid w:val="005A0756"/>
    <w:rsid w:val="005A0E01"/>
    <w:rsid w:val="005A0F7C"/>
    <w:rsid w:val="005A11E7"/>
    <w:rsid w:val="005A19D0"/>
    <w:rsid w:val="005A1D5C"/>
    <w:rsid w:val="005A1EA1"/>
    <w:rsid w:val="005A22C3"/>
    <w:rsid w:val="005A2AE6"/>
    <w:rsid w:val="005A3BB1"/>
    <w:rsid w:val="005A3BF0"/>
    <w:rsid w:val="005A3C64"/>
    <w:rsid w:val="005A4275"/>
    <w:rsid w:val="005A4F89"/>
    <w:rsid w:val="005A5253"/>
    <w:rsid w:val="005A5313"/>
    <w:rsid w:val="005A5608"/>
    <w:rsid w:val="005A585B"/>
    <w:rsid w:val="005A5B66"/>
    <w:rsid w:val="005A5CDC"/>
    <w:rsid w:val="005A6743"/>
    <w:rsid w:val="005A7308"/>
    <w:rsid w:val="005A7464"/>
    <w:rsid w:val="005A7522"/>
    <w:rsid w:val="005A76D8"/>
    <w:rsid w:val="005A78B7"/>
    <w:rsid w:val="005A79A9"/>
    <w:rsid w:val="005A7EBB"/>
    <w:rsid w:val="005B00EF"/>
    <w:rsid w:val="005B0290"/>
    <w:rsid w:val="005B0592"/>
    <w:rsid w:val="005B0B18"/>
    <w:rsid w:val="005B0B3A"/>
    <w:rsid w:val="005B0FEB"/>
    <w:rsid w:val="005B114D"/>
    <w:rsid w:val="005B123D"/>
    <w:rsid w:val="005B12C4"/>
    <w:rsid w:val="005B1746"/>
    <w:rsid w:val="005B1E4D"/>
    <w:rsid w:val="005B206B"/>
    <w:rsid w:val="005B2DC4"/>
    <w:rsid w:val="005B3092"/>
    <w:rsid w:val="005B3462"/>
    <w:rsid w:val="005B3695"/>
    <w:rsid w:val="005B3C3B"/>
    <w:rsid w:val="005B46EB"/>
    <w:rsid w:val="005B4AAA"/>
    <w:rsid w:val="005B4CD3"/>
    <w:rsid w:val="005B4DEE"/>
    <w:rsid w:val="005B4E73"/>
    <w:rsid w:val="005B4FBE"/>
    <w:rsid w:val="005B5022"/>
    <w:rsid w:val="005B51D3"/>
    <w:rsid w:val="005B526C"/>
    <w:rsid w:val="005B55A9"/>
    <w:rsid w:val="005B58CC"/>
    <w:rsid w:val="005B63BC"/>
    <w:rsid w:val="005B64AE"/>
    <w:rsid w:val="005B6C04"/>
    <w:rsid w:val="005B7135"/>
    <w:rsid w:val="005B7906"/>
    <w:rsid w:val="005B7DDB"/>
    <w:rsid w:val="005C0312"/>
    <w:rsid w:val="005C06E5"/>
    <w:rsid w:val="005C0B99"/>
    <w:rsid w:val="005C0C8D"/>
    <w:rsid w:val="005C127F"/>
    <w:rsid w:val="005C147D"/>
    <w:rsid w:val="005C1B5D"/>
    <w:rsid w:val="005C2001"/>
    <w:rsid w:val="005C22FD"/>
    <w:rsid w:val="005C3269"/>
    <w:rsid w:val="005C3320"/>
    <w:rsid w:val="005C343A"/>
    <w:rsid w:val="005C35D7"/>
    <w:rsid w:val="005C3F8D"/>
    <w:rsid w:val="005C4096"/>
    <w:rsid w:val="005C41D4"/>
    <w:rsid w:val="005C46F0"/>
    <w:rsid w:val="005C4D24"/>
    <w:rsid w:val="005C5060"/>
    <w:rsid w:val="005C54ED"/>
    <w:rsid w:val="005C5F96"/>
    <w:rsid w:val="005C612F"/>
    <w:rsid w:val="005C6144"/>
    <w:rsid w:val="005C6323"/>
    <w:rsid w:val="005C64BF"/>
    <w:rsid w:val="005C668D"/>
    <w:rsid w:val="005C6B78"/>
    <w:rsid w:val="005C725F"/>
    <w:rsid w:val="005C72FC"/>
    <w:rsid w:val="005C786D"/>
    <w:rsid w:val="005C7C6E"/>
    <w:rsid w:val="005D072D"/>
    <w:rsid w:val="005D0E1F"/>
    <w:rsid w:val="005D0EAA"/>
    <w:rsid w:val="005D14F0"/>
    <w:rsid w:val="005D18E2"/>
    <w:rsid w:val="005D1A45"/>
    <w:rsid w:val="005D1CF0"/>
    <w:rsid w:val="005D1EA2"/>
    <w:rsid w:val="005D2F92"/>
    <w:rsid w:val="005D3BBF"/>
    <w:rsid w:val="005D3CAE"/>
    <w:rsid w:val="005D3D61"/>
    <w:rsid w:val="005D3E1A"/>
    <w:rsid w:val="005D44CF"/>
    <w:rsid w:val="005D487C"/>
    <w:rsid w:val="005D49B2"/>
    <w:rsid w:val="005D4B72"/>
    <w:rsid w:val="005D4EB5"/>
    <w:rsid w:val="005D53F5"/>
    <w:rsid w:val="005D5458"/>
    <w:rsid w:val="005D54FD"/>
    <w:rsid w:val="005D567F"/>
    <w:rsid w:val="005D5935"/>
    <w:rsid w:val="005D5A76"/>
    <w:rsid w:val="005D5D80"/>
    <w:rsid w:val="005D5FED"/>
    <w:rsid w:val="005D6412"/>
    <w:rsid w:val="005D6556"/>
    <w:rsid w:val="005D6864"/>
    <w:rsid w:val="005D745E"/>
    <w:rsid w:val="005D7689"/>
    <w:rsid w:val="005D77C0"/>
    <w:rsid w:val="005D7BB3"/>
    <w:rsid w:val="005D7C49"/>
    <w:rsid w:val="005E02A5"/>
    <w:rsid w:val="005E04BB"/>
    <w:rsid w:val="005E0506"/>
    <w:rsid w:val="005E05B2"/>
    <w:rsid w:val="005E0640"/>
    <w:rsid w:val="005E0B7A"/>
    <w:rsid w:val="005E0D31"/>
    <w:rsid w:val="005E0DA2"/>
    <w:rsid w:val="005E1A9A"/>
    <w:rsid w:val="005E1ACB"/>
    <w:rsid w:val="005E1D2D"/>
    <w:rsid w:val="005E1FE1"/>
    <w:rsid w:val="005E212D"/>
    <w:rsid w:val="005E256B"/>
    <w:rsid w:val="005E25DB"/>
    <w:rsid w:val="005E268F"/>
    <w:rsid w:val="005E28EC"/>
    <w:rsid w:val="005E318C"/>
    <w:rsid w:val="005E332F"/>
    <w:rsid w:val="005E349B"/>
    <w:rsid w:val="005E5DED"/>
    <w:rsid w:val="005E6114"/>
    <w:rsid w:val="005E618A"/>
    <w:rsid w:val="005E6BCD"/>
    <w:rsid w:val="005E6DFE"/>
    <w:rsid w:val="005E706E"/>
    <w:rsid w:val="005E7077"/>
    <w:rsid w:val="005E72AB"/>
    <w:rsid w:val="005E7650"/>
    <w:rsid w:val="005F07B6"/>
    <w:rsid w:val="005F0E81"/>
    <w:rsid w:val="005F0EAF"/>
    <w:rsid w:val="005F12C8"/>
    <w:rsid w:val="005F1334"/>
    <w:rsid w:val="005F1828"/>
    <w:rsid w:val="005F19BB"/>
    <w:rsid w:val="005F1D33"/>
    <w:rsid w:val="005F1E1E"/>
    <w:rsid w:val="005F1EFB"/>
    <w:rsid w:val="005F2262"/>
    <w:rsid w:val="005F22AA"/>
    <w:rsid w:val="005F23DC"/>
    <w:rsid w:val="005F25D0"/>
    <w:rsid w:val="005F286A"/>
    <w:rsid w:val="005F2A09"/>
    <w:rsid w:val="005F2B7D"/>
    <w:rsid w:val="005F2BD3"/>
    <w:rsid w:val="005F2C4A"/>
    <w:rsid w:val="005F31B5"/>
    <w:rsid w:val="005F38BB"/>
    <w:rsid w:val="005F4611"/>
    <w:rsid w:val="005F4789"/>
    <w:rsid w:val="005F4B68"/>
    <w:rsid w:val="005F4BD3"/>
    <w:rsid w:val="005F4F80"/>
    <w:rsid w:val="005F51C1"/>
    <w:rsid w:val="005F57C4"/>
    <w:rsid w:val="005F5DC7"/>
    <w:rsid w:val="005F60FF"/>
    <w:rsid w:val="005F64E0"/>
    <w:rsid w:val="005F6681"/>
    <w:rsid w:val="005F67E5"/>
    <w:rsid w:val="005F69D9"/>
    <w:rsid w:val="005F6B52"/>
    <w:rsid w:val="005F6CB1"/>
    <w:rsid w:val="005F6E7F"/>
    <w:rsid w:val="005F7121"/>
    <w:rsid w:val="005F7264"/>
    <w:rsid w:val="005F75F6"/>
    <w:rsid w:val="005F76FA"/>
    <w:rsid w:val="005F7882"/>
    <w:rsid w:val="005F79BC"/>
    <w:rsid w:val="005F79FA"/>
    <w:rsid w:val="005F7B7C"/>
    <w:rsid w:val="006002A6"/>
    <w:rsid w:val="00600D21"/>
    <w:rsid w:val="006013A7"/>
    <w:rsid w:val="006029DD"/>
    <w:rsid w:val="00602CCF"/>
    <w:rsid w:val="0060316D"/>
    <w:rsid w:val="006035DE"/>
    <w:rsid w:val="00604309"/>
    <w:rsid w:val="006043D5"/>
    <w:rsid w:val="00604557"/>
    <w:rsid w:val="00604709"/>
    <w:rsid w:val="00604800"/>
    <w:rsid w:val="00604881"/>
    <w:rsid w:val="00605028"/>
    <w:rsid w:val="0060531E"/>
    <w:rsid w:val="00605389"/>
    <w:rsid w:val="00605416"/>
    <w:rsid w:val="00605AA0"/>
    <w:rsid w:val="00605AB2"/>
    <w:rsid w:val="00605E45"/>
    <w:rsid w:val="00605F34"/>
    <w:rsid w:val="00606156"/>
    <w:rsid w:val="00606164"/>
    <w:rsid w:val="00606E8C"/>
    <w:rsid w:val="00607141"/>
    <w:rsid w:val="006075A8"/>
    <w:rsid w:val="006078A7"/>
    <w:rsid w:val="00607DA4"/>
    <w:rsid w:val="0061016D"/>
    <w:rsid w:val="0061018E"/>
    <w:rsid w:val="006108C2"/>
    <w:rsid w:val="006111AC"/>
    <w:rsid w:val="006116D0"/>
    <w:rsid w:val="00611C28"/>
    <w:rsid w:val="0061233C"/>
    <w:rsid w:val="0061246D"/>
    <w:rsid w:val="00612610"/>
    <w:rsid w:val="0061272C"/>
    <w:rsid w:val="00612996"/>
    <w:rsid w:val="00612A7C"/>
    <w:rsid w:val="00612E07"/>
    <w:rsid w:val="006132A4"/>
    <w:rsid w:val="006137C9"/>
    <w:rsid w:val="00613C72"/>
    <w:rsid w:val="00613DDD"/>
    <w:rsid w:val="00613E7A"/>
    <w:rsid w:val="00613F27"/>
    <w:rsid w:val="00614789"/>
    <w:rsid w:val="00614A4C"/>
    <w:rsid w:val="00614B4C"/>
    <w:rsid w:val="00614C5A"/>
    <w:rsid w:val="00614CE8"/>
    <w:rsid w:val="00614F4A"/>
    <w:rsid w:val="00614FB9"/>
    <w:rsid w:val="00615189"/>
    <w:rsid w:val="00615207"/>
    <w:rsid w:val="0061551A"/>
    <w:rsid w:val="00615803"/>
    <w:rsid w:val="0061589E"/>
    <w:rsid w:val="00615A80"/>
    <w:rsid w:val="00615F44"/>
    <w:rsid w:val="00616121"/>
    <w:rsid w:val="006164BF"/>
    <w:rsid w:val="00617282"/>
    <w:rsid w:val="006174B3"/>
    <w:rsid w:val="006176C6"/>
    <w:rsid w:val="00617A9E"/>
    <w:rsid w:val="00617FC2"/>
    <w:rsid w:val="00620737"/>
    <w:rsid w:val="006209C8"/>
    <w:rsid w:val="00620A6B"/>
    <w:rsid w:val="00621473"/>
    <w:rsid w:val="00621A54"/>
    <w:rsid w:val="00621E62"/>
    <w:rsid w:val="0062204E"/>
    <w:rsid w:val="00622167"/>
    <w:rsid w:val="0062252C"/>
    <w:rsid w:val="00622A57"/>
    <w:rsid w:val="00622BE9"/>
    <w:rsid w:val="00622CA6"/>
    <w:rsid w:val="006230B9"/>
    <w:rsid w:val="006231DF"/>
    <w:rsid w:val="0062330D"/>
    <w:rsid w:val="0062359E"/>
    <w:rsid w:val="006235E1"/>
    <w:rsid w:val="006238B7"/>
    <w:rsid w:val="00623B00"/>
    <w:rsid w:val="00623C93"/>
    <w:rsid w:val="00623DCE"/>
    <w:rsid w:val="0062466B"/>
    <w:rsid w:val="00624734"/>
    <w:rsid w:val="00624B5F"/>
    <w:rsid w:val="0062526F"/>
    <w:rsid w:val="006252ED"/>
    <w:rsid w:val="00625778"/>
    <w:rsid w:val="006258B0"/>
    <w:rsid w:val="00625A28"/>
    <w:rsid w:val="00625BA7"/>
    <w:rsid w:val="00625E70"/>
    <w:rsid w:val="0062634A"/>
    <w:rsid w:val="0062669C"/>
    <w:rsid w:val="00626973"/>
    <w:rsid w:val="00626997"/>
    <w:rsid w:val="00626B64"/>
    <w:rsid w:val="00626C33"/>
    <w:rsid w:val="00626D2B"/>
    <w:rsid w:val="0062716E"/>
    <w:rsid w:val="00627283"/>
    <w:rsid w:val="006272B2"/>
    <w:rsid w:val="0062768C"/>
    <w:rsid w:val="006277DD"/>
    <w:rsid w:val="00627CFC"/>
    <w:rsid w:val="00627EA4"/>
    <w:rsid w:val="00630703"/>
    <w:rsid w:val="00630E0C"/>
    <w:rsid w:val="00630F37"/>
    <w:rsid w:val="00631149"/>
    <w:rsid w:val="00631174"/>
    <w:rsid w:val="006315AB"/>
    <w:rsid w:val="00631782"/>
    <w:rsid w:val="00631860"/>
    <w:rsid w:val="0063186E"/>
    <w:rsid w:val="006321EE"/>
    <w:rsid w:val="0063235C"/>
    <w:rsid w:val="00632470"/>
    <w:rsid w:val="00632484"/>
    <w:rsid w:val="00632998"/>
    <w:rsid w:val="00632B80"/>
    <w:rsid w:val="006334D6"/>
    <w:rsid w:val="00633517"/>
    <w:rsid w:val="0063354F"/>
    <w:rsid w:val="0063358C"/>
    <w:rsid w:val="00633776"/>
    <w:rsid w:val="00633D55"/>
    <w:rsid w:val="006342C1"/>
    <w:rsid w:val="0063432E"/>
    <w:rsid w:val="00634396"/>
    <w:rsid w:val="0063470A"/>
    <w:rsid w:val="00634746"/>
    <w:rsid w:val="006348BF"/>
    <w:rsid w:val="00634A4D"/>
    <w:rsid w:val="00635A08"/>
    <w:rsid w:val="00635BD0"/>
    <w:rsid w:val="00635C5E"/>
    <w:rsid w:val="00635F37"/>
    <w:rsid w:val="00635F8D"/>
    <w:rsid w:val="00635FB3"/>
    <w:rsid w:val="006365E7"/>
    <w:rsid w:val="00636619"/>
    <w:rsid w:val="00636AA2"/>
    <w:rsid w:val="00636ADD"/>
    <w:rsid w:val="00636C64"/>
    <w:rsid w:val="006370DE"/>
    <w:rsid w:val="00637246"/>
    <w:rsid w:val="006373FB"/>
    <w:rsid w:val="006376F4"/>
    <w:rsid w:val="00637D71"/>
    <w:rsid w:val="0064011A"/>
    <w:rsid w:val="00640230"/>
    <w:rsid w:val="00640275"/>
    <w:rsid w:val="006402FD"/>
    <w:rsid w:val="00640702"/>
    <w:rsid w:val="0064132C"/>
    <w:rsid w:val="00641664"/>
    <w:rsid w:val="00641BE2"/>
    <w:rsid w:val="00641C8E"/>
    <w:rsid w:val="00641F0E"/>
    <w:rsid w:val="00642164"/>
    <w:rsid w:val="0064235F"/>
    <w:rsid w:val="0064317D"/>
    <w:rsid w:val="006437ED"/>
    <w:rsid w:val="006438C3"/>
    <w:rsid w:val="00644493"/>
    <w:rsid w:val="00644714"/>
    <w:rsid w:val="00644744"/>
    <w:rsid w:val="006448ED"/>
    <w:rsid w:val="00644E0F"/>
    <w:rsid w:val="00645500"/>
    <w:rsid w:val="0064555C"/>
    <w:rsid w:val="00645797"/>
    <w:rsid w:val="00645A40"/>
    <w:rsid w:val="0064624F"/>
    <w:rsid w:val="0064632F"/>
    <w:rsid w:val="00646372"/>
    <w:rsid w:val="006463AD"/>
    <w:rsid w:val="0064680D"/>
    <w:rsid w:val="00646E7A"/>
    <w:rsid w:val="00647107"/>
    <w:rsid w:val="006471DC"/>
    <w:rsid w:val="00647624"/>
    <w:rsid w:val="00647960"/>
    <w:rsid w:val="00647B26"/>
    <w:rsid w:val="00647D46"/>
    <w:rsid w:val="00647D6A"/>
    <w:rsid w:val="0065000A"/>
    <w:rsid w:val="00650072"/>
    <w:rsid w:val="006509EC"/>
    <w:rsid w:val="00650A5C"/>
    <w:rsid w:val="00650F43"/>
    <w:rsid w:val="0065161F"/>
    <w:rsid w:val="00651CF2"/>
    <w:rsid w:val="00651F3D"/>
    <w:rsid w:val="00651F8C"/>
    <w:rsid w:val="00652A3D"/>
    <w:rsid w:val="00652A92"/>
    <w:rsid w:val="00652D1B"/>
    <w:rsid w:val="00652EA2"/>
    <w:rsid w:val="0065322D"/>
    <w:rsid w:val="00653861"/>
    <w:rsid w:val="00653CF5"/>
    <w:rsid w:val="00653EBF"/>
    <w:rsid w:val="00653ED2"/>
    <w:rsid w:val="006541CC"/>
    <w:rsid w:val="0065424F"/>
    <w:rsid w:val="0065495F"/>
    <w:rsid w:val="00654C6E"/>
    <w:rsid w:val="00654E7F"/>
    <w:rsid w:val="006550B4"/>
    <w:rsid w:val="006554A1"/>
    <w:rsid w:val="00655687"/>
    <w:rsid w:val="0065580B"/>
    <w:rsid w:val="00655C9A"/>
    <w:rsid w:val="00656A84"/>
    <w:rsid w:val="00656AC2"/>
    <w:rsid w:val="00656E2B"/>
    <w:rsid w:val="0065797F"/>
    <w:rsid w:val="00657D58"/>
    <w:rsid w:val="00657EB7"/>
    <w:rsid w:val="00660B97"/>
    <w:rsid w:val="0066115B"/>
    <w:rsid w:val="006615DB"/>
    <w:rsid w:val="0066168B"/>
    <w:rsid w:val="00661E43"/>
    <w:rsid w:val="0066203E"/>
    <w:rsid w:val="0066210A"/>
    <w:rsid w:val="006621FD"/>
    <w:rsid w:val="006627A2"/>
    <w:rsid w:val="006631DB"/>
    <w:rsid w:val="00663E62"/>
    <w:rsid w:val="00663EDC"/>
    <w:rsid w:val="00664631"/>
    <w:rsid w:val="006647D0"/>
    <w:rsid w:val="0066486E"/>
    <w:rsid w:val="006648E0"/>
    <w:rsid w:val="00664E64"/>
    <w:rsid w:val="00664F6F"/>
    <w:rsid w:val="00665222"/>
    <w:rsid w:val="00665824"/>
    <w:rsid w:val="00665F49"/>
    <w:rsid w:val="00665F5C"/>
    <w:rsid w:val="00666193"/>
    <w:rsid w:val="00666445"/>
    <w:rsid w:val="00666709"/>
    <w:rsid w:val="00666AAE"/>
    <w:rsid w:val="00666AD3"/>
    <w:rsid w:val="00666D27"/>
    <w:rsid w:val="00666F9D"/>
    <w:rsid w:val="0066714A"/>
    <w:rsid w:val="0066744B"/>
    <w:rsid w:val="00670191"/>
    <w:rsid w:val="00670378"/>
    <w:rsid w:val="006704C8"/>
    <w:rsid w:val="00670522"/>
    <w:rsid w:val="0067061B"/>
    <w:rsid w:val="006709AA"/>
    <w:rsid w:val="00670C8B"/>
    <w:rsid w:val="00670E0D"/>
    <w:rsid w:val="00670E64"/>
    <w:rsid w:val="00671152"/>
    <w:rsid w:val="00671D43"/>
    <w:rsid w:val="00671D5D"/>
    <w:rsid w:val="00671D8D"/>
    <w:rsid w:val="00671FB7"/>
    <w:rsid w:val="006720A1"/>
    <w:rsid w:val="006723D1"/>
    <w:rsid w:val="00672429"/>
    <w:rsid w:val="00672D68"/>
    <w:rsid w:val="00672FA3"/>
    <w:rsid w:val="00673B5F"/>
    <w:rsid w:val="00673D41"/>
    <w:rsid w:val="00673DB6"/>
    <w:rsid w:val="006741FE"/>
    <w:rsid w:val="006742EF"/>
    <w:rsid w:val="006744FA"/>
    <w:rsid w:val="0067450D"/>
    <w:rsid w:val="00674721"/>
    <w:rsid w:val="00674950"/>
    <w:rsid w:val="006749E9"/>
    <w:rsid w:val="00674A85"/>
    <w:rsid w:val="00674E76"/>
    <w:rsid w:val="00674ED8"/>
    <w:rsid w:val="00674F22"/>
    <w:rsid w:val="00675308"/>
    <w:rsid w:val="0067579A"/>
    <w:rsid w:val="006759FA"/>
    <w:rsid w:val="0067605F"/>
    <w:rsid w:val="0067610B"/>
    <w:rsid w:val="00677661"/>
    <w:rsid w:val="006776DF"/>
    <w:rsid w:val="00677FEE"/>
    <w:rsid w:val="00680619"/>
    <w:rsid w:val="0068079E"/>
    <w:rsid w:val="00680891"/>
    <w:rsid w:val="00680B9B"/>
    <w:rsid w:val="00680ED8"/>
    <w:rsid w:val="00680F18"/>
    <w:rsid w:val="00681460"/>
    <w:rsid w:val="0068158F"/>
    <w:rsid w:val="00681957"/>
    <w:rsid w:val="00682112"/>
    <w:rsid w:val="00682375"/>
    <w:rsid w:val="00682458"/>
    <w:rsid w:val="00682830"/>
    <w:rsid w:val="006829A1"/>
    <w:rsid w:val="00682A26"/>
    <w:rsid w:val="00682FCA"/>
    <w:rsid w:val="0068328B"/>
    <w:rsid w:val="006836EC"/>
    <w:rsid w:val="006839BF"/>
    <w:rsid w:val="00683F62"/>
    <w:rsid w:val="006842F8"/>
    <w:rsid w:val="00685345"/>
    <w:rsid w:val="006855EA"/>
    <w:rsid w:val="00685960"/>
    <w:rsid w:val="00685B45"/>
    <w:rsid w:val="00685EA6"/>
    <w:rsid w:val="00685F52"/>
    <w:rsid w:val="00686241"/>
    <w:rsid w:val="00686FB4"/>
    <w:rsid w:val="006875F7"/>
    <w:rsid w:val="0068771C"/>
    <w:rsid w:val="006877DC"/>
    <w:rsid w:val="0068789A"/>
    <w:rsid w:val="00687DB3"/>
    <w:rsid w:val="00690E22"/>
    <w:rsid w:val="00691540"/>
    <w:rsid w:val="00691550"/>
    <w:rsid w:val="00691FA9"/>
    <w:rsid w:val="006926E8"/>
    <w:rsid w:val="0069293F"/>
    <w:rsid w:val="00692A27"/>
    <w:rsid w:val="00692A64"/>
    <w:rsid w:val="00693782"/>
    <w:rsid w:val="00693B90"/>
    <w:rsid w:val="00693CAF"/>
    <w:rsid w:val="00694303"/>
    <w:rsid w:val="00694483"/>
    <w:rsid w:val="006944E9"/>
    <w:rsid w:val="0069475B"/>
    <w:rsid w:val="00694DB8"/>
    <w:rsid w:val="00694E9D"/>
    <w:rsid w:val="0069521F"/>
    <w:rsid w:val="00695321"/>
    <w:rsid w:val="00695363"/>
    <w:rsid w:val="00695789"/>
    <w:rsid w:val="006957B6"/>
    <w:rsid w:val="00695CC7"/>
    <w:rsid w:val="00696054"/>
    <w:rsid w:val="006962E2"/>
    <w:rsid w:val="006966B5"/>
    <w:rsid w:val="00696F01"/>
    <w:rsid w:val="0069763C"/>
    <w:rsid w:val="00697DB9"/>
    <w:rsid w:val="006A0242"/>
    <w:rsid w:val="006A02FE"/>
    <w:rsid w:val="006A0509"/>
    <w:rsid w:val="006A0974"/>
    <w:rsid w:val="006A0999"/>
    <w:rsid w:val="006A0B2C"/>
    <w:rsid w:val="006A0B57"/>
    <w:rsid w:val="006A1007"/>
    <w:rsid w:val="006A10D6"/>
    <w:rsid w:val="006A1438"/>
    <w:rsid w:val="006A172C"/>
    <w:rsid w:val="006A3274"/>
    <w:rsid w:val="006A3519"/>
    <w:rsid w:val="006A3641"/>
    <w:rsid w:val="006A3655"/>
    <w:rsid w:val="006A39F0"/>
    <w:rsid w:val="006A4322"/>
    <w:rsid w:val="006A44B0"/>
    <w:rsid w:val="006A46BE"/>
    <w:rsid w:val="006A4ADF"/>
    <w:rsid w:val="006A4AFB"/>
    <w:rsid w:val="006A4BC4"/>
    <w:rsid w:val="006A4C23"/>
    <w:rsid w:val="006A54B9"/>
    <w:rsid w:val="006A5759"/>
    <w:rsid w:val="006A5D5B"/>
    <w:rsid w:val="006A6082"/>
    <w:rsid w:val="006A616D"/>
    <w:rsid w:val="006A63AF"/>
    <w:rsid w:val="006A695D"/>
    <w:rsid w:val="006A6E04"/>
    <w:rsid w:val="006A7024"/>
    <w:rsid w:val="006A7291"/>
    <w:rsid w:val="006A7333"/>
    <w:rsid w:val="006A7413"/>
    <w:rsid w:val="006A786A"/>
    <w:rsid w:val="006A7E92"/>
    <w:rsid w:val="006B055E"/>
    <w:rsid w:val="006B06DB"/>
    <w:rsid w:val="006B0BCE"/>
    <w:rsid w:val="006B0EF6"/>
    <w:rsid w:val="006B1A5B"/>
    <w:rsid w:val="006B1A65"/>
    <w:rsid w:val="006B266F"/>
    <w:rsid w:val="006B2BCC"/>
    <w:rsid w:val="006B2E2D"/>
    <w:rsid w:val="006B35AF"/>
    <w:rsid w:val="006B379E"/>
    <w:rsid w:val="006B3B3F"/>
    <w:rsid w:val="006B3F20"/>
    <w:rsid w:val="006B4104"/>
    <w:rsid w:val="006B49B1"/>
    <w:rsid w:val="006B4ABF"/>
    <w:rsid w:val="006B5B99"/>
    <w:rsid w:val="006B63A1"/>
    <w:rsid w:val="006B6579"/>
    <w:rsid w:val="006B6A4D"/>
    <w:rsid w:val="006B7146"/>
    <w:rsid w:val="006B76C1"/>
    <w:rsid w:val="006B7938"/>
    <w:rsid w:val="006B7DD4"/>
    <w:rsid w:val="006C0056"/>
    <w:rsid w:val="006C0175"/>
    <w:rsid w:val="006C0602"/>
    <w:rsid w:val="006C08C6"/>
    <w:rsid w:val="006C1A25"/>
    <w:rsid w:val="006C1D3D"/>
    <w:rsid w:val="006C20BF"/>
    <w:rsid w:val="006C21EA"/>
    <w:rsid w:val="006C2377"/>
    <w:rsid w:val="006C26D1"/>
    <w:rsid w:val="006C3238"/>
    <w:rsid w:val="006C3662"/>
    <w:rsid w:val="006C3819"/>
    <w:rsid w:val="006C383B"/>
    <w:rsid w:val="006C3A78"/>
    <w:rsid w:val="006C3E46"/>
    <w:rsid w:val="006C3F72"/>
    <w:rsid w:val="006C412B"/>
    <w:rsid w:val="006C4232"/>
    <w:rsid w:val="006C4703"/>
    <w:rsid w:val="006C49C6"/>
    <w:rsid w:val="006C4F5A"/>
    <w:rsid w:val="006C51C2"/>
    <w:rsid w:val="006C52AC"/>
    <w:rsid w:val="006C5372"/>
    <w:rsid w:val="006C53E2"/>
    <w:rsid w:val="006C5A08"/>
    <w:rsid w:val="006C5A42"/>
    <w:rsid w:val="006C62E5"/>
    <w:rsid w:val="006C62FC"/>
    <w:rsid w:val="006C6733"/>
    <w:rsid w:val="006C6F86"/>
    <w:rsid w:val="006C712A"/>
    <w:rsid w:val="006C75C3"/>
    <w:rsid w:val="006C7A03"/>
    <w:rsid w:val="006C7EC8"/>
    <w:rsid w:val="006D0642"/>
    <w:rsid w:val="006D08C8"/>
    <w:rsid w:val="006D0D1E"/>
    <w:rsid w:val="006D0EF8"/>
    <w:rsid w:val="006D136F"/>
    <w:rsid w:val="006D195F"/>
    <w:rsid w:val="006D1D74"/>
    <w:rsid w:val="006D1EF9"/>
    <w:rsid w:val="006D2631"/>
    <w:rsid w:val="006D288E"/>
    <w:rsid w:val="006D2EC6"/>
    <w:rsid w:val="006D2FBB"/>
    <w:rsid w:val="006D31AC"/>
    <w:rsid w:val="006D3316"/>
    <w:rsid w:val="006D372F"/>
    <w:rsid w:val="006D3AA5"/>
    <w:rsid w:val="006D3F62"/>
    <w:rsid w:val="006D4013"/>
    <w:rsid w:val="006D416C"/>
    <w:rsid w:val="006D4328"/>
    <w:rsid w:val="006D4545"/>
    <w:rsid w:val="006D459D"/>
    <w:rsid w:val="006D48BD"/>
    <w:rsid w:val="006D4BE2"/>
    <w:rsid w:val="006D4E9A"/>
    <w:rsid w:val="006D510C"/>
    <w:rsid w:val="006D5176"/>
    <w:rsid w:val="006D5545"/>
    <w:rsid w:val="006D587A"/>
    <w:rsid w:val="006D5A3C"/>
    <w:rsid w:val="006D5ACE"/>
    <w:rsid w:val="006D6D0B"/>
    <w:rsid w:val="006D7109"/>
    <w:rsid w:val="006D710F"/>
    <w:rsid w:val="006D71EB"/>
    <w:rsid w:val="006D765F"/>
    <w:rsid w:val="006D7836"/>
    <w:rsid w:val="006E000E"/>
    <w:rsid w:val="006E01B0"/>
    <w:rsid w:val="006E03C9"/>
    <w:rsid w:val="006E044B"/>
    <w:rsid w:val="006E0585"/>
    <w:rsid w:val="006E0B56"/>
    <w:rsid w:val="006E0BD7"/>
    <w:rsid w:val="006E1146"/>
    <w:rsid w:val="006E164D"/>
    <w:rsid w:val="006E1A7A"/>
    <w:rsid w:val="006E1DC7"/>
    <w:rsid w:val="006E2F87"/>
    <w:rsid w:val="006E3098"/>
    <w:rsid w:val="006E321D"/>
    <w:rsid w:val="006E330F"/>
    <w:rsid w:val="006E342F"/>
    <w:rsid w:val="006E395B"/>
    <w:rsid w:val="006E3A5F"/>
    <w:rsid w:val="006E3B15"/>
    <w:rsid w:val="006E4185"/>
    <w:rsid w:val="006E432E"/>
    <w:rsid w:val="006E43D8"/>
    <w:rsid w:val="006E441E"/>
    <w:rsid w:val="006E473E"/>
    <w:rsid w:val="006E4CD0"/>
    <w:rsid w:val="006E50D1"/>
    <w:rsid w:val="006E5514"/>
    <w:rsid w:val="006E5B7F"/>
    <w:rsid w:val="006E5EDE"/>
    <w:rsid w:val="006E6120"/>
    <w:rsid w:val="006E6653"/>
    <w:rsid w:val="006E6716"/>
    <w:rsid w:val="006E68DF"/>
    <w:rsid w:val="006E6DCE"/>
    <w:rsid w:val="006E6F8E"/>
    <w:rsid w:val="006E75DA"/>
    <w:rsid w:val="006E7E60"/>
    <w:rsid w:val="006F032D"/>
    <w:rsid w:val="006F0389"/>
    <w:rsid w:val="006F0A95"/>
    <w:rsid w:val="006F0DAB"/>
    <w:rsid w:val="006F134A"/>
    <w:rsid w:val="006F17F6"/>
    <w:rsid w:val="006F1887"/>
    <w:rsid w:val="006F1932"/>
    <w:rsid w:val="006F1B80"/>
    <w:rsid w:val="006F28CD"/>
    <w:rsid w:val="006F2BB2"/>
    <w:rsid w:val="006F31E9"/>
    <w:rsid w:val="006F33BF"/>
    <w:rsid w:val="006F3CF3"/>
    <w:rsid w:val="006F3CF9"/>
    <w:rsid w:val="006F3D8D"/>
    <w:rsid w:val="006F4781"/>
    <w:rsid w:val="006F4D28"/>
    <w:rsid w:val="006F5365"/>
    <w:rsid w:val="006F5826"/>
    <w:rsid w:val="006F5922"/>
    <w:rsid w:val="006F65DB"/>
    <w:rsid w:val="006F6B80"/>
    <w:rsid w:val="006F7071"/>
    <w:rsid w:val="006F71E3"/>
    <w:rsid w:val="006F7554"/>
    <w:rsid w:val="006F79F4"/>
    <w:rsid w:val="006F7ACB"/>
    <w:rsid w:val="006F7D54"/>
    <w:rsid w:val="0070062E"/>
    <w:rsid w:val="007009D3"/>
    <w:rsid w:val="00700BAE"/>
    <w:rsid w:val="00700E97"/>
    <w:rsid w:val="00700ECF"/>
    <w:rsid w:val="00701089"/>
    <w:rsid w:val="00701236"/>
    <w:rsid w:val="00701B7A"/>
    <w:rsid w:val="00701BAA"/>
    <w:rsid w:val="0070258A"/>
    <w:rsid w:val="00702902"/>
    <w:rsid w:val="00702946"/>
    <w:rsid w:val="00702C32"/>
    <w:rsid w:val="00702D24"/>
    <w:rsid w:val="00702DBE"/>
    <w:rsid w:val="00702F52"/>
    <w:rsid w:val="00703532"/>
    <w:rsid w:val="007035DF"/>
    <w:rsid w:val="007039B3"/>
    <w:rsid w:val="00703C6C"/>
    <w:rsid w:val="00703F39"/>
    <w:rsid w:val="00704291"/>
    <w:rsid w:val="007045A5"/>
    <w:rsid w:val="00704760"/>
    <w:rsid w:val="00704B98"/>
    <w:rsid w:val="00704F2F"/>
    <w:rsid w:val="0070556F"/>
    <w:rsid w:val="00705948"/>
    <w:rsid w:val="00705CFB"/>
    <w:rsid w:val="00705ECA"/>
    <w:rsid w:val="00706583"/>
    <w:rsid w:val="00706EA5"/>
    <w:rsid w:val="0070713B"/>
    <w:rsid w:val="007071A0"/>
    <w:rsid w:val="00707353"/>
    <w:rsid w:val="0070771C"/>
    <w:rsid w:val="0071065A"/>
    <w:rsid w:val="0071096F"/>
    <w:rsid w:val="0071099A"/>
    <w:rsid w:val="007110CF"/>
    <w:rsid w:val="007112EC"/>
    <w:rsid w:val="0071153C"/>
    <w:rsid w:val="00711D95"/>
    <w:rsid w:val="00711DB7"/>
    <w:rsid w:val="00712049"/>
    <w:rsid w:val="00712492"/>
    <w:rsid w:val="0071251E"/>
    <w:rsid w:val="0071274C"/>
    <w:rsid w:val="007127BB"/>
    <w:rsid w:val="007128B6"/>
    <w:rsid w:val="0071298E"/>
    <w:rsid w:val="00712D45"/>
    <w:rsid w:val="00712E95"/>
    <w:rsid w:val="00712FA5"/>
    <w:rsid w:val="007136CD"/>
    <w:rsid w:val="007137AD"/>
    <w:rsid w:val="00713836"/>
    <w:rsid w:val="0071390F"/>
    <w:rsid w:val="00713DBE"/>
    <w:rsid w:val="00714187"/>
    <w:rsid w:val="0071420C"/>
    <w:rsid w:val="00714453"/>
    <w:rsid w:val="007145E7"/>
    <w:rsid w:val="00714836"/>
    <w:rsid w:val="00714BF0"/>
    <w:rsid w:val="00714D3A"/>
    <w:rsid w:val="007155D7"/>
    <w:rsid w:val="007156DC"/>
    <w:rsid w:val="00715BDA"/>
    <w:rsid w:val="00716593"/>
    <w:rsid w:val="0071688E"/>
    <w:rsid w:val="00716F44"/>
    <w:rsid w:val="00717129"/>
    <w:rsid w:val="0071739D"/>
    <w:rsid w:val="0071760D"/>
    <w:rsid w:val="007178FE"/>
    <w:rsid w:val="00717BF7"/>
    <w:rsid w:val="00720044"/>
    <w:rsid w:val="00720BC3"/>
    <w:rsid w:val="00720F31"/>
    <w:rsid w:val="00721083"/>
    <w:rsid w:val="00721817"/>
    <w:rsid w:val="0072183A"/>
    <w:rsid w:val="007218E0"/>
    <w:rsid w:val="00721B0A"/>
    <w:rsid w:val="00721F20"/>
    <w:rsid w:val="00722167"/>
    <w:rsid w:val="00723313"/>
    <w:rsid w:val="0072372F"/>
    <w:rsid w:val="007244E4"/>
    <w:rsid w:val="00724674"/>
    <w:rsid w:val="00725053"/>
    <w:rsid w:val="00725705"/>
    <w:rsid w:val="007257E8"/>
    <w:rsid w:val="00725E8C"/>
    <w:rsid w:val="00725EB3"/>
    <w:rsid w:val="00726182"/>
    <w:rsid w:val="0072627E"/>
    <w:rsid w:val="0072657F"/>
    <w:rsid w:val="00726A74"/>
    <w:rsid w:val="00726B0A"/>
    <w:rsid w:val="00727081"/>
    <w:rsid w:val="007271B3"/>
    <w:rsid w:val="0072738F"/>
    <w:rsid w:val="00727562"/>
    <w:rsid w:val="007275F3"/>
    <w:rsid w:val="0072763A"/>
    <w:rsid w:val="00727664"/>
    <w:rsid w:val="007279FD"/>
    <w:rsid w:val="00727BD9"/>
    <w:rsid w:val="0073020F"/>
    <w:rsid w:val="007302AD"/>
    <w:rsid w:val="0073058A"/>
    <w:rsid w:val="00730602"/>
    <w:rsid w:val="0073073C"/>
    <w:rsid w:val="00730A21"/>
    <w:rsid w:val="0073108E"/>
    <w:rsid w:val="00731130"/>
    <w:rsid w:val="007316D5"/>
    <w:rsid w:val="00731C09"/>
    <w:rsid w:val="00731FDA"/>
    <w:rsid w:val="00732EC3"/>
    <w:rsid w:val="00733362"/>
    <w:rsid w:val="00733B1C"/>
    <w:rsid w:val="00733CBB"/>
    <w:rsid w:val="00734B8D"/>
    <w:rsid w:val="00734EF4"/>
    <w:rsid w:val="007350FF"/>
    <w:rsid w:val="00735347"/>
    <w:rsid w:val="0073546B"/>
    <w:rsid w:val="00735D17"/>
    <w:rsid w:val="00735ED1"/>
    <w:rsid w:val="00735F85"/>
    <w:rsid w:val="0073627B"/>
    <w:rsid w:val="007363BA"/>
    <w:rsid w:val="0073673B"/>
    <w:rsid w:val="00736F6D"/>
    <w:rsid w:val="00737868"/>
    <w:rsid w:val="007403C2"/>
    <w:rsid w:val="007403F1"/>
    <w:rsid w:val="00740515"/>
    <w:rsid w:val="00740CFB"/>
    <w:rsid w:val="00740E2D"/>
    <w:rsid w:val="0074138D"/>
    <w:rsid w:val="00741548"/>
    <w:rsid w:val="007415B3"/>
    <w:rsid w:val="007418AD"/>
    <w:rsid w:val="00741CBA"/>
    <w:rsid w:val="00741CE7"/>
    <w:rsid w:val="00741D2C"/>
    <w:rsid w:val="00741D7D"/>
    <w:rsid w:val="00742245"/>
    <w:rsid w:val="0074225D"/>
    <w:rsid w:val="00742617"/>
    <w:rsid w:val="00742CE2"/>
    <w:rsid w:val="007430B3"/>
    <w:rsid w:val="007437BD"/>
    <w:rsid w:val="007438B1"/>
    <w:rsid w:val="00743B7C"/>
    <w:rsid w:val="00743B7F"/>
    <w:rsid w:val="00743BD6"/>
    <w:rsid w:val="00743DFE"/>
    <w:rsid w:val="00743EBA"/>
    <w:rsid w:val="007442EC"/>
    <w:rsid w:val="007448D4"/>
    <w:rsid w:val="00744A0A"/>
    <w:rsid w:val="00744AE2"/>
    <w:rsid w:val="00744DF3"/>
    <w:rsid w:val="00744F20"/>
    <w:rsid w:val="00745209"/>
    <w:rsid w:val="0074555A"/>
    <w:rsid w:val="007458EA"/>
    <w:rsid w:val="0074646E"/>
    <w:rsid w:val="00746CE7"/>
    <w:rsid w:val="00747225"/>
    <w:rsid w:val="007474E5"/>
    <w:rsid w:val="00747A95"/>
    <w:rsid w:val="0075031C"/>
    <w:rsid w:val="007506A4"/>
    <w:rsid w:val="0075125E"/>
    <w:rsid w:val="007514C0"/>
    <w:rsid w:val="0075154D"/>
    <w:rsid w:val="00751AE2"/>
    <w:rsid w:val="00751C17"/>
    <w:rsid w:val="00751CA5"/>
    <w:rsid w:val="00752755"/>
    <w:rsid w:val="007527C3"/>
    <w:rsid w:val="00752DD9"/>
    <w:rsid w:val="00752E69"/>
    <w:rsid w:val="00753221"/>
    <w:rsid w:val="0075334E"/>
    <w:rsid w:val="00753779"/>
    <w:rsid w:val="0075377E"/>
    <w:rsid w:val="007540B8"/>
    <w:rsid w:val="0075428E"/>
    <w:rsid w:val="0075469C"/>
    <w:rsid w:val="00755306"/>
    <w:rsid w:val="00755491"/>
    <w:rsid w:val="007558C9"/>
    <w:rsid w:val="00755AB2"/>
    <w:rsid w:val="00755C18"/>
    <w:rsid w:val="0075607A"/>
    <w:rsid w:val="00756777"/>
    <w:rsid w:val="00756B92"/>
    <w:rsid w:val="00756BA2"/>
    <w:rsid w:val="00756DA0"/>
    <w:rsid w:val="00756E14"/>
    <w:rsid w:val="00756E51"/>
    <w:rsid w:val="00757113"/>
    <w:rsid w:val="0075729E"/>
    <w:rsid w:val="00757537"/>
    <w:rsid w:val="00757D12"/>
    <w:rsid w:val="00760097"/>
    <w:rsid w:val="00760274"/>
    <w:rsid w:val="00760B68"/>
    <w:rsid w:val="00760C1B"/>
    <w:rsid w:val="00760CA9"/>
    <w:rsid w:val="00761673"/>
    <w:rsid w:val="00761BA2"/>
    <w:rsid w:val="00761E27"/>
    <w:rsid w:val="00762317"/>
    <w:rsid w:val="00762551"/>
    <w:rsid w:val="00762606"/>
    <w:rsid w:val="007626B0"/>
    <w:rsid w:val="00762916"/>
    <w:rsid w:val="0076372C"/>
    <w:rsid w:val="007638DF"/>
    <w:rsid w:val="007639D9"/>
    <w:rsid w:val="00763C02"/>
    <w:rsid w:val="00764116"/>
    <w:rsid w:val="007641CF"/>
    <w:rsid w:val="0076461B"/>
    <w:rsid w:val="0076484A"/>
    <w:rsid w:val="00764D14"/>
    <w:rsid w:val="00764DC0"/>
    <w:rsid w:val="00764E28"/>
    <w:rsid w:val="00764F14"/>
    <w:rsid w:val="00765750"/>
    <w:rsid w:val="00765DAA"/>
    <w:rsid w:val="00766570"/>
    <w:rsid w:val="00766B87"/>
    <w:rsid w:val="00766D58"/>
    <w:rsid w:val="007675B0"/>
    <w:rsid w:val="00767654"/>
    <w:rsid w:val="0076782E"/>
    <w:rsid w:val="00767C56"/>
    <w:rsid w:val="00767C9F"/>
    <w:rsid w:val="007703A9"/>
    <w:rsid w:val="00770C8A"/>
    <w:rsid w:val="00770E26"/>
    <w:rsid w:val="0077138F"/>
    <w:rsid w:val="00771B8F"/>
    <w:rsid w:val="007720C7"/>
    <w:rsid w:val="007722D3"/>
    <w:rsid w:val="00772918"/>
    <w:rsid w:val="00773000"/>
    <w:rsid w:val="007730C4"/>
    <w:rsid w:val="007734AC"/>
    <w:rsid w:val="0077353A"/>
    <w:rsid w:val="00773753"/>
    <w:rsid w:val="007737C0"/>
    <w:rsid w:val="007737DE"/>
    <w:rsid w:val="00773CD8"/>
    <w:rsid w:val="007741C2"/>
    <w:rsid w:val="007742AF"/>
    <w:rsid w:val="00774505"/>
    <w:rsid w:val="00774953"/>
    <w:rsid w:val="00774AAC"/>
    <w:rsid w:val="00774BA5"/>
    <w:rsid w:val="0077559C"/>
    <w:rsid w:val="00775CCA"/>
    <w:rsid w:val="00775FC8"/>
    <w:rsid w:val="0077728C"/>
    <w:rsid w:val="007774FB"/>
    <w:rsid w:val="00777714"/>
    <w:rsid w:val="007777F6"/>
    <w:rsid w:val="0078007F"/>
    <w:rsid w:val="0078019B"/>
    <w:rsid w:val="0078023F"/>
    <w:rsid w:val="007802A0"/>
    <w:rsid w:val="0078060E"/>
    <w:rsid w:val="00780709"/>
    <w:rsid w:val="00780816"/>
    <w:rsid w:val="00780ACC"/>
    <w:rsid w:val="00780BFA"/>
    <w:rsid w:val="0078139A"/>
    <w:rsid w:val="00781631"/>
    <w:rsid w:val="00781EDE"/>
    <w:rsid w:val="0078265E"/>
    <w:rsid w:val="007826CB"/>
    <w:rsid w:val="00782ABD"/>
    <w:rsid w:val="007830F6"/>
    <w:rsid w:val="00783668"/>
    <w:rsid w:val="00783E64"/>
    <w:rsid w:val="00784192"/>
    <w:rsid w:val="007843D5"/>
    <w:rsid w:val="007845B9"/>
    <w:rsid w:val="00785123"/>
    <w:rsid w:val="0078527E"/>
    <w:rsid w:val="007852C5"/>
    <w:rsid w:val="007859B6"/>
    <w:rsid w:val="00786449"/>
    <w:rsid w:val="007864A1"/>
    <w:rsid w:val="007867E9"/>
    <w:rsid w:val="0078687D"/>
    <w:rsid w:val="00786AA3"/>
    <w:rsid w:val="00787858"/>
    <w:rsid w:val="00790AA5"/>
    <w:rsid w:val="00790B0D"/>
    <w:rsid w:val="00790B24"/>
    <w:rsid w:val="00790CA4"/>
    <w:rsid w:val="00790E43"/>
    <w:rsid w:val="00791202"/>
    <w:rsid w:val="007912F6"/>
    <w:rsid w:val="00791972"/>
    <w:rsid w:val="0079221B"/>
    <w:rsid w:val="00792503"/>
    <w:rsid w:val="0079256B"/>
    <w:rsid w:val="007926EB"/>
    <w:rsid w:val="0079273E"/>
    <w:rsid w:val="007927F6"/>
    <w:rsid w:val="00792830"/>
    <w:rsid w:val="0079291B"/>
    <w:rsid w:val="00792954"/>
    <w:rsid w:val="00792EA4"/>
    <w:rsid w:val="00793E38"/>
    <w:rsid w:val="007941EE"/>
    <w:rsid w:val="0079443F"/>
    <w:rsid w:val="007951B7"/>
    <w:rsid w:val="00795269"/>
    <w:rsid w:val="007956D7"/>
    <w:rsid w:val="007961C0"/>
    <w:rsid w:val="0079691B"/>
    <w:rsid w:val="00796E30"/>
    <w:rsid w:val="007970BC"/>
    <w:rsid w:val="007973C3"/>
    <w:rsid w:val="00797794"/>
    <w:rsid w:val="007977A6"/>
    <w:rsid w:val="007977B9"/>
    <w:rsid w:val="007979BE"/>
    <w:rsid w:val="00797A98"/>
    <w:rsid w:val="007A0149"/>
    <w:rsid w:val="007A0203"/>
    <w:rsid w:val="007A0374"/>
    <w:rsid w:val="007A0A47"/>
    <w:rsid w:val="007A0B82"/>
    <w:rsid w:val="007A107E"/>
    <w:rsid w:val="007A145E"/>
    <w:rsid w:val="007A1D5B"/>
    <w:rsid w:val="007A212A"/>
    <w:rsid w:val="007A256E"/>
    <w:rsid w:val="007A278F"/>
    <w:rsid w:val="007A2ABA"/>
    <w:rsid w:val="007A2D4B"/>
    <w:rsid w:val="007A2F24"/>
    <w:rsid w:val="007A308A"/>
    <w:rsid w:val="007A3289"/>
    <w:rsid w:val="007A3308"/>
    <w:rsid w:val="007A3452"/>
    <w:rsid w:val="007A3474"/>
    <w:rsid w:val="007A34B1"/>
    <w:rsid w:val="007A38B9"/>
    <w:rsid w:val="007A42B6"/>
    <w:rsid w:val="007A45B8"/>
    <w:rsid w:val="007A492F"/>
    <w:rsid w:val="007A5119"/>
    <w:rsid w:val="007A5A56"/>
    <w:rsid w:val="007A65F7"/>
    <w:rsid w:val="007A6E06"/>
    <w:rsid w:val="007A6F00"/>
    <w:rsid w:val="007A7437"/>
    <w:rsid w:val="007A76ED"/>
    <w:rsid w:val="007A7BCF"/>
    <w:rsid w:val="007A7FF3"/>
    <w:rsid w:val="007B0062"/>
    <w:rsid w:val="007B01A9"/>
    <w:rsid w:val="007B02E2"/>
    <w:rsid w:val="007B183D"/>
    <w:rsid w:val="007B1CD4"/>
    <w:rsid w:val="007B1D88"/>
    <w:rsid w:val="007B1DDE"/>
    <w:rsid w:val="007B1E1F"/>
    <w:rsid w:val="007B1EE8"/>
    <w:rsid w:val="007B1EF6"/>
    <w:rsid w:val="007B2AFA"/>
    <w:rsid w:val="007B3387"/>
    <w:rsid w:val="007B34CD"/>
    <w:rsid w:val="007B36DD"/>
    <w:rsid w:val="007B373C"/>
    <w:rsid w:val="007B3A63"/>
    <w:rsid w:val="007B4039"/>
    <w:rsid w:val="007B410D"/>
    <w:rsid w:val="007B42FD"/>
    <w:rsid w:val="007B460C"/>
    <w:rsid w:val="007B493C"/>
    <w:rsid w:val="007B4E05"/>
    <w:rsid w:val="007B517A"/>
    <w:rsid w:val="007B5287"/>
    <w:rsid w:val="007B5595"/>
    <w:rsid w:val="007B56DA"/>
    <w:rsid w:val="007B57FB"/>
    <w:rsid w:val="007B5925"/>
    <w:rsid w:val="007B5E74"/>
    <w:rsid w:val="007B5FB7"/>
    <w:rsid w:val="007B6181"/>
    <w:rsid w:val="007B63E8"/>
    <w:rsid w:val="007B6906"/>
    <w:rsid w:val="007B6912"/>
    <w:rsid w:val="007B714C"/>
    <w:rsid w:val="007B74FF"/>
    <w:rsid w:val="007B761F"/>
    <w:rsid w:val="007B7AEE"/>
    <w:rsid w:val="007B7E05"/>
    <w:rsid w:val="007C0268"/>
    <w:rsid w:val="007C0442"/>
    <w:rsid w:val="007C0652"/>
    <w:rsid w:val="007C0BAB"/>
    <w:rsid w:val="007C0DF7"/>
    <w:rsid w:val="007C19D1"/>
    <w:rsid w:val="007C1A8E"/>
    <w:rsid w:val="007C24BC"/>
    <w:rsid w:val="007C2713"/>
    <w:rsid w:val="007C2C74"/>
    <w:rsid w:val="007C2EE0"/>
    <w:rsid w:val="007C30D4"/>
    <w:rsid w:val="007C3466"/>
    <w:rsid w:val="007C35C8"/>
    <w:rsid w:val="007C44B2"/>
    <w:rsid w:val="007C46C1"/>
    <w:rsid w:val="007C4B65"/>
    <w:rsid w:val="007C4FB5"/>
    <w:rsid w:val="007C5F8E"/>
    <w:rsid w:val="007C616D"/>
    <w:rsid w:val="007C6191"/>
    <w:rsid w:val="007C626C"/>
    <w:rsid w:val="007C6861"/>
    <w:rsid w:val="007C6A60"/>
    <w:rsid w:val="007C6DC2"/>
    <w:rsid w:val="007C6E5E"/>
    <w:rsid w:val="007C7566"/>
    <w:rsid w:val="007C7A67"/>
    <w:rsid w:val="007C7D1B"/>
    <w:rsid w:val="007C7E51"/>
    <w:rsid w:val="007D017F"/>
    <w:rsid w:val="007D0607"/>
    <w:rsid w:val="007D0665"/>
    <w:rsid w:val="007D07F8"/>
    <w:rsid w:val="007D08FE"/>
    <w:rsid w:val="007D09CB"/>
    <w:rsid w:val="007D09DF"/>
    <w:rsid w:val="007D0F1C"/>
    <w:rsid w:val="007D131C"/>
    <w:rsid w:val="007D16C1"/>
    <w:rsid w:val="007D16CB"/>
    <w:rsid w:val="007D1794"/>
    <w:rsid w:val="007D29FB"/>
    <w:rsid w:val="007D2B0E"/>
    <w:rsid w:val="007D2B81"/>
    <w:rsid w:val="007D2C96"/>
    <w:rsid w:val="007D2DA1"/>
    <w:rsid w:val="007D373F"/>
    <w:rsid w:val="007D3757"/>
    <w:rsid w:val="007D3A7A"/>
    <w:rsid w:val="007D3D6B"/>
    <w:rsid w:val="007D3E25"/>
    <w:rsid w:val="007D3E95"/>
    <w:rsid w:val="007D401D"/>
    <w:rsid w:val="007D4169"/>
    <w:rsid w:val="007D425E"/>
    <w:rsid w:val="007D4591"/>
    <w:rsid w:val="007D4B66"/>
    <w:rsid w:val="007D5200"/>
    <w:rsid w:val="007D5205"/>
    <w:rsid w:val="007D5232"/>
    <w:rsid w:val="007D596B"/>
    <w:rsid w:val="007D5BB6"/>
    <w:rsid w:val="007D5C32"/>
    <w:rsid w:val="007D6863"/>
    <w:rsid w:val="007D6C56"/>
    <w:rsid w:val="007D6C8F"/>
    <w:rsid w:val="007D726D"/>
    <w:rsid w:val="007D74C5"/>
    <w:rsid w:val="007D78BC"/>
    <w:rsid w:val="007E02D1"/>
    <w:rsid w:val="007E030A"/>
    <w:rsid w:val="007E0C26"/>
    <w:rsid w:val="007E0C27"/>
    <w:rsid w:val="007E0CEE"/>
    <w:rsid w:val="007E0F33"/>
    <w:rsid w:val="007E1129"/>
    <w:rsid w:val="007E1BBE"/>
    <w:rsid w:val="007E20EB"/>
    <w:rsid w:val="007E231C"/>
    <w:rsid w:val="007E2ECC"/>
    <w:rsid w:val="007E4416"/>
    <w:rsid w:val="007E4981"/>
    <w:rsid w:val="007E4A11"/>
    <w:rsid w:val="007E4B05"/>
    <w:rsid w:val="007E4CE8"/>
    <w:rsid w:val="007E4DF9"/>
    <w:rsid w:val="007E4E96"/>
    <w:rsid w:val="007E544A"/>
    <w:rsid w:val="007E5DBB"/>
    <w:rsid w:val="007E612D"/>
    <w:rsid w:val="007E6375"/>
    <w:rsid w:val="007E6657"/>
    <w:rsid w:val="007E6C71"/>
    <w:rsid w:val="007E6D48"/>
    <w:rsid w:val="007E7307"/>
    <w:rsid w:val="007E769E"/>
    <w:rsid w:val="007E7798"/>
    <w:rsid w:val="007E7B2A"/>
    <w:rsid w:val="007E7D73"/>
    <w:rsid w:val="007E7D78"/>
    <w:rsid w:val="007F00C4"/>
    <w:rsid w:val="007F012C"/>
    <w:rsid w:val="007F0176"/>
    <w:rsid w:val="007F091D"/>
    <w:rsid w:val="007F092D"/>
    <w:rsid w:val="007F0B74"/>
    <w:rsid w:val="007F0DA8"/>
    <w:rsid w:val="007F0F7F"/>
    <w:rsid w:val="007F11F9"/>
    <w:rsid w:val="007F12E1"/>
    <w:rsid w:val="007F1431"/>
    <w:rsid w:val="007F187D"/>
    <w:rsid w:val="007F1F24"/>
    <w:rsid w:val="007F1F9D"/>
    <w:rsid w:val="007F2928"/>
    <w:rsid w:val="007F322D"/>
    <w:rsid w:val="007F3B5C"/>
    <w:rsid w:val="007F3BA4"/>
    <w:rsid w:val="007F3F98"/>
    <w:rsid w:val="007F42D1"/>
    <w:rsid w:val="007F497F"/>
    <w:rsid w:val="007F4BD9"/>
    <w:rsid w:val="007F4CC1"/>
    <w:rsid w:val="007F4EBE"/>
    <w:rsid w:val="007F5136"/>
    <w:rsid w:val="007F5843"/>
    <w:rsid w:val="007F5A83"/>
    <w:rsid w:val="007F5D3D"/>
    <w:rsid w:val="007F5EBC"/>
    <w:rsid w:val="007F6713"/>
    <w:rsid w:val="007F675A"/>
    <w:rsid w:val="007F6953"/>
    <w:rsid w:val="007F6ADA"/>
    <w:rsid w:val="007F6F35"/>
    <w:rsid w:val="007F73DC"/>
    <w:rsid w:val="007F78FA"/>
    <w:rsid w:val="007F7B97"/>
    <w:rsid w:val="007F7BBF"/>
    <w:rsid w:val="0080041B"/>
    <w:rsid w:val="008010D9"/>
    <w:rsid w:val="00801B0D"/>
    <w:rsid w:val="00801E81"/>
    <w:rsid w:val="00802546"/>
    <w:rsid w:val="0080268D"/>
    <w:rsid w:val="00802824"/>
    <w:rsid w:val="00802A30"/>
    <w:rsid w:val="00803494"/>
    <w:rsid w:val="00803D1D"/>
    <w:rsid w:val="00803EAD"/>
    <w:rsid w:val="00803F13"/>
    <w:rsid w:val="0080408A"/>
    <w:rsid w:val="0080425E"/>
    <w:rsid w:val="008042E6"/>
    <w:rsid w:val="008045E2"/>
    <w:rsid w:val="00804A27"/>
    <w:rsid w:val="00804AA2"/>
    <w:rsid w:val="00804D02"/>
    <w:rsid w:val="008051FD"/>
    <w:rsid w:val="0080563D"/>
    <w:rsid w:val="008057C5"/>
    <w:rsid w:val="0080580C"/>
    <w:rsid w:val="00805848"/>
    <w:rsid w:val="00806151"/>
    <w:rsid w:val="0080632E"/>
    <w:rsid w:val="008065EF"/>
    <w:rsid w:val="0080671B"/>
    <w:rsid w:val="008068EE"/>
    <w:rsid w:val="0080701A"/>
    <w:rsid w:val="00807094"/>
    <w:rsid w:val="00807C6A"/>
    <w:rsid w:val="00807D7B"/>
    <w:rsid w:val="00807DD4"/>
    <w:rsid w:val="00807EC2"/>
    <w:rsid w:val="00810556"/>
    <w:rsid w:val="008105EB"/>
    <w:rsid w:val="00810890"/>
    <w:rsid w:val="008108A2"/>
    <w:rsid w:val="008109B4"/>
    <w:rsid w:val="00810C7D"/>
    <w:rsid w:val="00810E66"/>
    <w:rsid w:val="008115EC"/>
    <w:rsid w:val="0081169F"/>
    <w:rsid w:val="00812982"/>
    <w:rsid w:val="00812BDB"/>
    <w:rsid w:val="00812FCD"/>
    <w:rsid w:val="008131D1"/>
    <w:rsid w:val="008134D3"/>
    <w:rsid w:val="00813A10"/>
    <w:rsid w:val="008140E6"/>
    <w:rsid w:val="0081456C"/>
    <w:rsid w:val="0081505A"/>
    <w:rsid w:val="00815233"/>
    <w:rsid w:val="008154DA"/>
    <w:rsid w:val="00815E9D"/>
    <w:rsid w:val="008163C3"/>
    <w:rsid w:val="00816B75"/>
    <w:rsid w:val="00816C57"/>
    <w:rsid w:val="0081728E"/>
    <w:rsid w:val="00817514"/>
    <w:rsid w:val="0081755F"/>
    <w:rsid w:val="008176A9"/>
    <w:rsid w:val="00817767"/>
    <w:rsid w:val="00817D41"/>
    <w:rsid w:val="00817E9E"/>
    <w:rsid w:val="008203B5"/>
    <w:rsid w:val="008208F7"/>
    <w:rsid w:val="00820927"/>
    <w:rsid w:val="008209A7"/>
    <w:rsid w:val="00820C6E"/>
    <w:rsid w:val="008211B3"/>
    <w:rsid w:val="008213A7"/>
    <w:rsid w:val="00821814"/>
    <w:rsid w:val="00821848"/>
    <w:rsid w:val="008218BC"/>
    <w:rsid w:val="00821D32"/>
    <w:rsid w:val="008220B5"/>
    <w:rsid w:val="0082225C"/>
    <w:rsid w:val="008223FA"/>
    <w:rsid w:val="008226E7"/>
    <w:rsid w:val="00822A81"/>
    <w:rsid w:val="00822DE3"/>
    <w:rsid w:val="00823052"/>
    <w:rsid w:val="00823365"/>
    <w:rsid w:val="008235F8"/>
    <w:rsid w:val="008239E1"/>
    <w:rsid w:val="008245D8"/>
    <w:rsid w:val="00824642"/>
    <w:rsid w:val="008246BE"/>
    <w:rsid w:val="008246E6"/>
    <w:rsid w:val="00825038"/>
    <w:rsid w:val="008253CF"/>
    <w:rsid w:val="0082580C"/>
    <w:rsid w:val="00825D41"/>
    <w:rsid w:val="00825EB7"/>
    <w:rsid w:val="008262C6"/>
    <w:rsid w:val="00826471"/>
    <w:rsid w:val="0082676A"/>
    <w:rsid w:val="00826C46"/>
    <w:rsid w:val="00827636"/>
    <w:rsid w:val="00827A7D"/>
    <w:rsid w:val="00827F02"/>
    <w:rsid w:val="00830988"/>
    <w:rsid w:val="00830B4F"/>
    <w:rsid w:val="0083101E"/>
    <w:rsid w:val="008314B6"/>
    <w:rsid w:val="00831616"/>
    <w:rsid w:val="00831AA2"/>
    <w:rsid w:val="00832C53"/>
    <w:rsid w:val="0083315F"/>
    <w:rsid w:val="008335BD"/>
    <w:rsid w:val="00833F2C"/>
    <w:rsid w:val="00834179"/>
    <w:rsid w:val="008346B8"/>
    <w:rsid w:val="00834963"/>
    <w:rsid w:val="00834ABE"/>
    <w:rsid w:val="008350CD"/>
    <w:rsid w:val="00835344"/>
    <w:rsid w:val="0083581E"/>
    <w:rsid w:val="00835C93"/>
    <w:rsid w:val="00836669"/>
    <w:rsid w:val="00836A0B"/>
    <w:rsid w:val="00836D3B"/>
    <w:rsid w:val="00837601"/>
    <w:rsid w:val="00837764"/>
    <w:rsid w:val="00837855"/>
    <w:rsid w:val="00837B90"/>
    <w:rsid w:val="00837CA0"/>
    <w:rsid w:val="00837ED2"/>
    <w:rsid w:val="00840259"/>
    <w:rsid w:val="00840CA2"/>
    <w:rsid w:val="0084105B"/>
    <w:rsid w:val="00841165"/>
    <w:rsid w:val="00841269"/>
    <w:rsid w:val="0084159F"/>
    <w:rsid w:val="008415AE"/>
    <w:rsid w:val="00841CE0"/>
    <w:rsid w:val="00841F3A"/>
    <w:rsid w:val="008423CA"/>
    <w:rsid w:val="00842754"/>
    <w:rsid w:val="00842A03"/>
    <w:rsid w:val="00842A4D"/>
    <w:rsid w:val="00842ADC"/>
    <w:rsid w:val="00842E34"/>
    <w:rsid w:val="00842F2D"/>
    <w:rsid w:val="008430FE"/>
    <w:rsid w:val="008431B7"/>
    <w:rsid w:val="00843216"/>
    <w:rsid w:val="00843228"/>
    <w:rsid w:val="008433D9"/>
    <w:rsid w:val="008434B9"/>
    <w:rsid w:val="00843B68"/>
    <w:rsid w:val="00843E86"/>
    <w:rsid w:val="00844009"/>
    <w:rsid w:val="008441F5"/>
    <w:rsid w:val="00844709"/>
    <w:rsid w:val="00845006"/>
    <w:rsid w:val="0084522C"/>
    <w:rsid w:val="00845575"/>
    <w:rsid w:val="008455EC"/>
    <w:rsid w:val="008455EE"/>
    <w:rsid w:val="00845921"/>
    <w:rsid w:val="008459CD"/>
    <w:rsid w:val="00845E22"/>
    <w:rsid w:val="00846422"/>
    <w:rsid w:val="008465BA"/>
    <w:rsid w:val="00846661"/>
    <w:rsid w:val="008469B6"/>
    <w:rsid w:val="00846D29"/>
    <w:rsid w:val="008471D9"/>
    <w:rsid w:val="00847396"/>
    <w:rsid w:val="008477C4"/>
    <w:rsid w:val="00847929"/>
    <w:rsid w:val="00847B1A"/>
    <w:rsid w:val="00847E0E"/>
    <w:rsid w:val="00847F06"/>
    <w:rsid w:val="00847FD4"/>
    <w:rsid w:val="00850090"/>
    <w:rsid w:val="008500FA"/>
    <w:rsid w:val="008507CD"/>
    <w:rsid w:val="008514A9"/>
    <w:rsid w:val="00851E96"/>
    <w:rsid w:val="0085254E"/>
    <w:rsid w:val="00852811"/>
    <w:rsid w:val="00852DEA"/>
    <w:rsid w:val="00852E09"/>
    <w:rsid w:val="008539A1"/>
    <w:rsid w:val="00853A0D"/>
    <w:rsid w:val="00853ACC"/>
    <w:rsid w:val="00853BD3"/>
    <w:rsid w:val="008542EA"/>
    <w:rsid w:val="00854F54"/>
    <w:rsid w:val="0085505B"/>
    <w:rsid w:val="00855450"/>
    <w:rsid w:val="00855B02"/>
    <w:rsid w:val="008561D2"/>
    <w:rsid w:val="00856879"/>
    <w:rsid w:val="00856D64"/>
    <w:rsid w:val="00856EC7"/>
    <w:rsid w:val="00856F40"/>
    <w:rsid w:val="008573BE"/>
    <w:rsid w:val="008574CF"/>
    <w:rsid w:val="00860052"/>
    <w:rsid w:val="00860CA4"/>
    <w:rsid w:val="00860EB2"/>
    <w:rsid w:val="00860F53"/>
    <w:rsid w:val="00860FF1"/>
    <w:rsid w:val="008615BC"/>
    <w:rsid w:val="00861B61"/>
    <w:rsid w:val="00861E6D"/>
    <w:rsid w:val="008622A1"/>
    <w:rsid w:val="008622C3"/>
    <w:rsid w:val="0086237F"/>
    <w:rsid w:val="008623E4"/>
    <w:rsid w:val="00862449"/>
    <w:rsid w:val="008626EF"/>
    <w:rsid w:val="00862809"/>
    <w:rsid w:val="008629BE"/>
    <w:rsid w:val="008630FE"/>
    <w:rsid w:val="00863182"/>
    <w:rsid w:val="00863196"/>
    <w:rsid w:val="0086347B"/>
    <w:rsid w:val="00863563"/>
    <w:rsid w:val="00863AC5"/>
    <w:rsid w:val="00864056"/>
    <w:rsid w:val="00864081"/>
    <w:rsid w:val="008640FB"/>
    <w:rsid w:val="008646C9"/>
    <w:rsid w:val="00864D10"/>
    <w:rsid w:val="00865169"/>
    <w:rsid w:val="008654AE"/>
    <w:rsid w:val="00865B17"/>
    <w:rsid w:val="00866165"/>
    <w:rsid w:val="008661AA"/>
    <w:rsid w:val="008661EE"/>
    <w:rsid w:val="00866806"/>
    <w:rsid w:val="00866C32"/>
    <w:rsid w:val="00866ED4"/>
    <w:rsid w:val="00866F09"/>
    <w:rsid w:val="008671CA"/>
    <w:rsid w:val="00867457"/>
    <w:rsid w:val="008674BE"/>
    <w:rsid w:val="008677ED"/>
    <w:rsid w:val="008677F9"/>
    <w:rsid w:val="00867ABB"/>
    <w:rsid w:val="008703B4"/>
    <w:rsid w:val="008705B8"/>
    <w:rsid w:val="00870B05"/>
    <w:rsid w:val="00870FAD"/>
    <w:rsid w:val="00871008"/>
    <w:rsid w:val="008712F5"/>
    <w:rsid w:val="008715E6"/>
    <w:rsid w:val="00871D3B"/>
    <w:rsid w:val="008720E4"/>
    <w:rsid w:val="00872599"/>
    <w:rsid w:val="00872639"/>
    <w:rsid w:val="00872B4B"/>
    <w:rsid w:val="00872D47"/>
    <w:rsid w:val="00872E22"/>
    <w:rsid w:val="00872E29"/>
    <w:rsid w:val="00873375"/>
    <w:rsid w:val="0087339A"/>
    <w:rsid w:val="0087352B"/>
    <w:rsid w:val="008736D6"/>
    <w:rsid w:val="00873913"/>
    <w:rsid w:val="0087398E"/>
    <w:rsid w:val="00873AE7"/>
    <w:rsid w:val="00873F83"/>
    <w:rsid w:val="0087414F"/>
    <w:rsid w:val="008741AF"/>
    <w:rsid w:val="008743A7"/>
    <w:rsid w:val="00874492"/>
    <w:rsid w:val="00874F0E"/>
    <w:rsid w:val="00875521"/>
    <w:rsid w:val="008757CD"/>
    <w:rsid w:val="00875AA3"/>
    <w:rsid w:val="00875BFA"/>
    <w:rsid w:val="00875D10"/>
    <w:rsid w:val="00875DD8"/>
    <w:rsid w:val="00875FD5"/>
    <w:rsid w:val="00876109"/>
    <w:rsid w:val="008763D9"/>
    <w:rsid w:val="00876E4E"/>
    <w:rsid w:val="00876EFA"/>
    <w:rsid w:val="00877309"/>
    <w:rsid w:val="008774D7"/>
    <w:rsid w:val="00877519"/>
    <w:rsid w:val="00877746"/>
    <w:rsid w:val="008777D6"/>
    <w:rsid w:val="00877A72"/>
    <w:rsid w:val="00877E78"/>
    <w:rsid w:val="008806DB"/>
    <w:rsid w:val="00880C6C"/>
    <w:rsid w:val="008816FA"/>
    <w:rsid w:val="008818AE"/>
    <w:rsid w:val="00881A6B"/>
    <w:rsid w:val="00881AA6"/>
    <w:rsid w:val="00881FA7"/>
    <w:rsid w:val="0088212D"/>
    <w:rsid w:val="008822C2"/>
    <w:rsid w:val="008823AB"/>
    <w:rsid w:val="00882746"/>
    <w:rsid w:val="008828BC"/>
    <w:rsid w:val="00882BA4"/>
    <w:rsid w:val="00882C39"/>
    <w:rsid w:val="00882DE3"/>
    <w:rsid w:val="00883290"/>
    <w:rsid w:val="00883A06"/>
    <w:rsid w:val="00883E43"/>
    <w:rsid w:val="00883F0E"/>
    <w:rsid w:val="00884130"/>
    <w:rsid w:val="0088415C"/>
    <w:rsid w:val="00884398"/>
    <w:rsid w:val="0088455F"/>
    <w:rsid w:val="008845D4"/>
    <w:rsid w:val="0088462B"/>
    <w:rsid w:val="008846F3"/>
    <w:rsid w:val="00884FD0"/>
    <w:rsid w:val="00885468"/>
    <w:rsid w:val="008855A1"/>
    <w:rsid w:val="00885671"/>
    <w:rsid w:val="0088596A"/>
    <w:rsid w:val="00885AF0"/>
    <w:rsid w:val="00885BB8"/>
    <w:rsid w:val="00885DB5"/>
    <w:rsid w:val="00885F45"/>
    <w:rsid w:val="00885FE3"/>
    <w:rsid w:val="00886EFD"/>
    <w:rsid w:val="0088767F"/>
    <w:rsid w:val="008877EB"/>
    <w:rsid w:val="008877F0"/>
    <w:rsid w:val="00887F98"/>
    <w:rsid w:val="00890069"/>
    <w:rsid w:val="008901A6"/>
    <w:rsid w:val="00890C5C"/>
    <w:rsid w:val="00890FB3"/>
    <w:rsid w:val="008910DB"/>
    <w:rsid w:val="00891473"/>
    <w:rsid w:val="00891476"/>
    <w:rsid w:val="00891A88"/>
    <w:rsid w:val="00891AB8"/>
    <w:rsid w:val="00891B46"/>
    <w:rsid w:val="00891B60"/>
    <w:rsid w:val="00892451"/>
    <w:rsid w:val="008924CA"/>
    <w:rsid w:val="00892AD6"/>
    <w:rsid w:val="00892DDF"/>
    <w:rsid w:val="00892F17"/>
    <w:rsid w:val="00892FCC"/>
    <w:rsid w:val="008936AB"/>
    <w:rsid w:val="008937F8"/>
    <w:rsid w:val="00893859"/>
    <w:rsid w:val="00893A1B"/>
    <w:rsid w:val="00893AA2"/>
    <w:rsid w:val="00893AE1"/>
    <w:rsid w:val="00893CB5"/>
    <w:rsid w:val="00893E99"/>
    <w:rsid w:val="00894629"/>
    <w:rsid w:val="0089585C"/>
    <w:rsid w:val="0089597D"/>
    <w:rsid w:val="00895C0E"/>
    <w:rsid w:val="00896118"/>
    <w:rsid w:val="008961EC"/>
    <w:rsid w:val="008966F1"/>
    <w:rsid w:val="008968F2"/>
    <w:rsid w:val="00896D58"/>
    <w:rsid w:val="00896E17"/>
    <w:rsid w:val="00896EBC"/>
    <w:rsid w:val="0089706E"/>
    <w:rsid w:val="00897366"/>
    <w:rsid w:val="008977A5"/>
    <w:rsid w:val="00897A16"/>
    <w:rsid w:val="00897A33"/>
    <w:rsid w:val="00897A91"/>
    <w:rsid w:val="00897C5D"/>
    <w:rsid w:val="00897D43"/>
    <w:rsid w:val="00897D88"/>
    <w:rsid w:val="00897F82"/>
    <w:rsid w:val="00897FB8"/>
    <w:rsid w:val="008A03FF"/>
    <w:rsid w:val="008A05B5"/>
    <w:rsid w:val="008A07B9"/>
    <w:rsid w:val="008A0809"/>
    <w:rsid w:val="008A1030"/>
    <w:rsid w:val="008A1108"/>
    <w:rsid w:val="008A12BD"/>
    <w:rsid w:val="008A136C"/>
    <w:rsid w:val="008A163D"/>
    <w:rsid w:val="008A1A15"/>
    <w:rsid w:val="008A1AAE"/>
    <w:rsid w:val="008A1C84"/>
    <w:rsid w:val="008A1CC0"/>
    <w:rsid w:val="008A1CC9"/>
    <w:rsid w:val="008A1EC0"/>
    <w:rsid w:val="008A2163"/>
    <w:rsid w:val="008A2323"/>
    <w:rsid w:val="008A2397"/>
    <w:rsid w:val="008A277B"/>
    <w:rsid w:val="008A2B9C"/>
    <w:rsid w:val="008A2BA5"/>
    <w:rsid w:val="008A2D39"/>
    <w:rsid w:val="008A2D67"/>
    <w:rsid w:val="008A3224"/>
    <w:rsid w:val="008A35DF"/>
    <w:rsid w:val="008A3E5D"/>
    <w:rsid w:val="008A3E80"/>
    <w:rsid w:val="008A40C5"/>
    <w:rsid w:val="008A40DA"/>
    <w:rsid w:val="008A4650"/>
    <w:rsid w:val="008A49E0"/>
    <w:rsid w:val="008A4BE5"/>
    <w:rsid w:val="008A4FD0"/>
    <w:rsid w:val="008A5126"/>
    <w:rsid w:val="008A51F5"/>
    <w:rsid w:val="008A5294"/>
    <w:rsid w:val="008A5CA2"/>
    <w:rsid w:val="008A665B"/>
    <w:rsid w:val="008A6694"/>
    <w:rsid w:val="008A698A"/>
    <w:rsid w:val="008A71E5"/>
    <w:rsid w:val="008A756A"/>
    <w:rsid w:val="008A780B"/>
    <w:rsid w:val="008A79FE"/>
    <w:rsid w:val="008A7AA8"/>
    <w:rsid w:val="008A7D3E"/>
    <w:rsid w:val="008B0146"/>
    <w:rsid w:val="008B0304"/>
    <w:rsid w:val="008B0AC5"/>
    <w:rsid w:val="008B0B88"/>
    <w:rsid w:val="008B0BE6"/>
    <w:rsid w:val="008B0EAC"/>
    <w:rsid w:val="008B0F08"/>
    <w:rsid w:val="008B107B"/>
    <w:rsid w:val="008B10E4"/>
    <w:rsid w:val="008B1103"/>
    <w:rsid w:val="008B11BC"/>
    <w:rsid w:val="008B18AC"/>
    <w:rsid w:val="008B19B3"/>
    <w:rsid w:val="008B1FBF"/>
    <w:rsid w:val="008B20DB"/>
    <w:rsid w:val="008B2A7E"/>
    <w:rsid w:val="008B3624"/>
    <w:rsid w:val="008B36E6"/>
    <w:rsid w:val="008B3B30"/>
    <w:rsid w:val="008B41CE"/>
    <w:rsid w:val="008B4F3B"/>
    <w:rsid w:val="008B55D1"/>
    <w:rsid w:val="008B6AA7"/>
    <w:rsid w:val="008B70C5"/>
    <w:rsid w:val="008B762F"/>
    <w:rsid w:val="008B77C8"/>
    <w:rsid w:val="008B78DA"/>
    <w:rsid w:val="008C01A6"/>
    <w:rsid w:val="008C0494"/>
    <w:rsid w:val="008C083C"/>
    <w:rsid w:val="008C0B70"/>
    <w:rsid w:val="008C0C2C"/>
    <w:rsid w:val="008C0F82"/>
    <w:rsid w:val="008C150C"/>
    <w:rsid w:val="008C179A"/>
    <w:rsid w:val="008C1A54"/>
    <w:rsid w:val="008C2483"/>
    <w:rsid w:val="008C2893"/>
    <w:rsid w:val="008C2937"/>
    <w:rsid w:val="008C299C"/>
    <w:rsid w:val="008C2AF9"/>
    <w:rsid w:val="008C2B6B"/>
    <w:rsid w:val="008C30C6"/>
    <w:rsid w:val="008C335B"/>
    <w:rsid w:val="008C372F"/>
    <w:rsid w:val="008C37AB"/>
    <w:rsid w:val="008C39CD"/>
    <w:rsid w:val="008C3B71"/>
    <w:rsid w:val="008C3FDA"/>
    <w:rsid w:val="008C438E"/>
    <w:rsid w:val="008C43BA"/>
    <w:rsid w:val="008C4770"/>
    <w:rsid w:val="008C4B05"/>
    <w:rsid w:val="008C4DB6"/>
    <w:rsid w:val="008C5677"/>
    <w:rsid w:val="008C5F3B"/>
    <w:rsid w:val="008C682A"/>
    <w:rsid w:val="008C6A70"/>
    <w:rsid w:val="008C719A"/>
    <w:rsid w:val="008C72FD"/>
    <w:rsid w:val="008C7592"/>
    <w:rsid w:val="008C7781"/>
    <w:rsid w:val="008C7DD8"/>
    <w:rsid w:val="008D0088"/>
    <w:rsid w:val="008D0184"/>
    <w:rsid w:val="008D01A6"/>
    <w:rsid w:val="008D052F"/>
    <w:rsid w:val="008D0893"/>
    <w:rsid w:val="008D093C"/>
    <w:rsid w:val="008D0AF6"/>
    <w:rsid w:val="008D1249"/>
    <w:rsid w:val="008D20AF"/>
    <w:rsid w:val="008D21DC"/>
    <w:rsid w:val="008D24B0"/>
    <w:rsid w:val="008D25A6"/>
    <w:rsid w:val="008D275A"/>
    <w:rsid w:val="008D2EF5"/>
    <w:rsid w:val="008D333A"/>
    <w:rsid w:val="008D34CF"/>
    <w:rsid w:val="008D359E"/>
    <w:rsid w:val="008D35EF"/>
    <w:rsid w:val="008D3800"/>
    <w:rsid w:val="008D3F1D"/>
    <w:rsid w:val="008D4158"/>
    <w:rsid w:val="008D44EF"/>
    <w:rsid w:val="008D45E7"/>
    <w:rsid w:val="008D4868"/>
    <w:rsid w:val="008D49A6"/>
    <w:rsid w:val="008D4C8C"/>
    <w:rsid w:val="008D50ED"/>
    <w:rsid w:val="008D52C0"/>
    <w:rsid w:val="008D55D5"/>
    <w:rsid w:val="008D55FA"/>
    <w:rsid w:val="008D5B5F"/>
    <w:rsid w:val="008D6376"/>
    <w:rsid w:val="008D667F"/>
    <w:rsid w:val="008D6740"/>
    <w:rsid w:val="008D6770"/>
    <w:rsid w:val="008D7811"/>
    <w:rsid w:val="008D782E"/>
    <w:rsid w:val="008D7BBA"/>
    <w:rsid w:val="008D7BE7"/>
    <w:rsid w:val="008E0074"/>
    <w:rsid w:val="008E05B1"/>
    <w:rsid w:val="008E0C3E"/>
    <w:rsid w:val="008E0F48"/>
    <w:rsid w:val="008E1150"/>
    <w:rsid w:val="008E1763"/>
    <w:rsid w:val="008E1B1F"/>
    <w:rsid w:val="008E1B91"/>
    <w:rsid w:val="008E2250"/>
    <w:rsid w:val="008E2447"/>
    <w:rsid w:val="008E293D"/>
    <w:rsid w:val="008E2AE3"/>
    <w:rsid w:val="008E2DAA"/>
    <w:rsid w:val="008E37A5"/>
    <w:rsid w:val="008E3835"/>
    <w:rsid w:val="008E398B"/>
    <w:rsid w:val="008E46C7"/>
    <w:rsid w:val="008E54A8"/>
    <w:rsid w:val="008E5734"/>
    <w:rsid w:val="008E5CAA"/>
    <w:rsid w:val="008E606D"/>
    <w:rsid w:val="008E65B3"/>
    <w:rsid w:val="008E6936"/>
    <w:rsid w:val="008E6A53"/>
    <w:rsid w:val="008E6AE0"/>
    <w:rsid w:val="008E6B7A"/>
    <w:rsid w:val="008E6FC8"/>
    <w:rsid w:val="008E74C6"/>
    <w:rsid w:val="008E7A80"/>
    <w:rsid w:val="008F04DE"/>
    <w:rsid w:val="008F0A65"/>
    <w:rsid w:val="008F0F33"/>
    <w:rsid w:val="008F0FD5"/>
    <w:rsid w:val="008F1214"/>
    <w:rsid w:val="008F14E5"/>
    <w:rsid w:val="008F1589"/>
    <w:rsid w:val="008F1B57"/>
    <w:rsid w:val="008F1DAF"/>
    <w:rsid w:val="008F1E1B"/>
    <w:rsid w:val="008F22D5"/>
    <w:rsid w:val="008F26EC"/>
    <w:rsid w:val="008F26F8"/>
    <w:rsid w:val="008F306B"/>
    <w:rsid w:val="008F308C"/>
    <w:rsid w:val="008F317C"/>
    <w:rsid w:val="008F325E"/>
    <w:rsid w:val="008F3669"/>
    <w:rsid w:val="008F372A"/>
    <w:rsid w:val="008F394C"/>
    <w:rsid w:val="008F3FB8"/>
    <w:rsid w:val="008F426B"/>
    <w:rsid w:val="008F4307"/>
    <w:rsid w:val="008F44B7"/>
    <w:rsid w:val="008F45E9"/>
    <w:rsid w:val="008F4A0E"/>
    <w:rsid w:val="008F4A9B"/>
    <w:rsid w:val="008F4E61"/>
    <w:rsid w:val="008F501B"/>
    <w:rsid w:val="008F510B"/>
    <w:rsid w:val="008F51CB"/>
    <w:rsid w:val="008F52C0"/>
    <w:rsid w:val="008F58A3"/>
    <w:rsid w:val="008F5903"/>
    <w:rsid w:val="008F5C68"/>
    <w:rsid w:val="008F5CD2"/>
    <w:rsid w:val="008F5DEF"/>
    <w:rsid w:val="008F63DA"/>
    <w:rsid w:val="008F6814"/>
    <w:rsid w:val="008F6C03"/>
    <w:rsid w:val="008F7380"/>
    <w:rsid w:val="008F76A1"/>
    <w:rsid w:val="008F7757"/>
    <w:rsid w:val="008F7CA4"/>
    <w:rsid w:val="008F7D96"/>
    <w:rsid w:val="008F7F1F"/>
    <w:rsid w:val="009006E1"/>
    <w:rsid w:val="00900E4D"/>
    <w:rsid w:val="00900FF9"/>
    <w:rsid w:val="0090129D"/>
    <w:rsid w:val="0090194C"/>
    <w:rsid w:val="009019FB"/>
    <w:rsid w:val="009028C9"/>
    <w:rsid w:val="009029F2"/>
    <w:rsid w:val="00903586"/>
    <w:rsid w:val="00903625"/>
    <w:rsid w:val="00903B2C"/>
    <w:rsid w:val="00903E3B"/>
    <w:rsid w:val="00903E8C"/>
    <w:rsid w:val="00904237"/>
    <w:rsid w:val="00904484"/>
    <w:rsid w:val="0090448A"/>
    <w:rsid w:val="0090488A"/>
    <w:rsid w:val="00904EC6"/>
    <w:rsid w:val="00905BC0"/>
    <w:rsid w:val="00905CB8"/>
    <w:rsid w:val="00905EDC"/>
    <w:rsid w:val="00905F68"/>
    <w:rsid w:val="00906064"/>
    <w:rsid w:val="0090656D"/>
    <w:rsid w:val="009067E9"/>
    <w:rsid w:val="00907164"/>
    <w:rsid w:val="009076F5"/>
    <w:rsid w:val="009078B0"/>
    <w:rsid w:val="00907949"/>
    <w:rsid w:val="009079BA"/>
    <w:rsid w:val="00907F8E"/>
    <w:rsid w:val="00910189"/>
    <w:rsid w:val="009103A5"/>
    <w:rsid w:val="009105BC"/>
    <w:rsid w:val="0091060C"/>
    <w:rsid w:val="009107E5"/>
    <w:rsid w:val="00910864"/>
    <w:rsid w:val="00910D31"/>
    <w:rsid w:val="00910D61"/>
    <w:rsid w:val="00910F63"/>
    <w:rsid w:val="00910F9A"/>
    <w:rsid w:val="00911034"/>
    <w:rsid w:val="009114F5"/>
    <w:rsid w:val="0091186D"/>
    <w:rsid w:val="009119DF"/>
    <w:rsid w:val="009119F3"/>
    <w:rsid w:val="00911A62"/>
    <w:rsid w:val="00912124"/>
    <w:rsid w:val="00912153"/>
    <w:rsid w:val="009121E3"/>
    <w:rsid w:val="00912EE2"/>
    <w:rsid w:val="00912FA2"/>
    <w:rsid w:val="00912FE8"/>
    <w:rsid w:val="00912FFF"/>
    <w:rsid w:val="009130E0"/>
    <w:rsid w:val="00913CBB"/>
    <w:rsid w:val="0091436E"/>
    <w:rsid w:val="00914489"/>
    <w:rsid w:val="009147A7"/>
    <w:rsid w:val="00914972"/>
    <w:rsid w:val="00914CDF"/>
    <w:rsid w:val="0091508D"/>
    <w:rsid w:val="00915104"/>
    <w:rsid w:val="009152CA"/>
    <w:rsid w:val="00915B79"/>
    <w:rsid w:val="00916AA2"/>
    <w:rsid w:val="00916F08"/>
    <w:rsid w:val="0091754B"/>
    <w:rsid w:val="0091755B"/>
    <w:rsid w:val="00917655"/>
    <w:rsid w:val="00917823"/>
    <w:rsid w:val="00917835"/>
    <w:rsid w:val="0092012B"/>
    <w:rsid w:val="009201B2"/>
    <w:rsid w:val="009202C1"/>
    <w:rsid w:val="00920505"/>
    <w:rsid w:val="009207AB"/>
    <w:rsid w:val="00920FC2"/>
    <w:rsid w:val="00921356"/>
    <w:rsid w:val="00921401"/>
    <w:rsid w:val="00921605"/>
    <w:rsid w:val="009216DF"/>
    <w:rsid w:val="009219D4"/>
    <w:rsid w:val="00922167"/>
    <w:rsid w:val="009221DA"/>
    <w:rsid w:val="00922E05"/>
    <w:rsid w:val="00922F98"/>
    <w:rsid w:val="009231AD"/>
    <w:rsid w:val="0092399F"/>
    <w:rsid w:val="00923B0D"/>
    <w:rsid w:val="00923B25"/>
    <w:rsid w:val="009240CF"/>
    <w:rsid w:val="00924319"/>
    <w:rsid w:val="009243D6"/>
    <w:rsid w:val="009247D9"/>
    <w:rsid w:val="00925201"/>
    <w:rsid w:val="0092525F"/>
    <w:rsid w:val="00925370"/>
    <w:rsid w:val="00925387"/>
    <w:rsid w:val="00925E83"/>
    <w:rsid w:val="00926133"/>
    <w:rsid w:val="0092672C"/>
    <w:rsid w:val="00926A3B"/>
    <w:rsid w:val="00926E67"/>
    <w:rsid w:val="00926F0E"/>
    <w:rsid w:val="00926FB9"/>
    <w:rsid w:val="009272CA"/>
    <w:rsid w:val="0092738D"/>
    <w:rsid w:val="009273D4"/>
    <w:rsid w:val="009300C6"/>
    <w:rsid w:val="009302B0"/>
    <w:rsid w:val="009302C8"/>
    <w:rsid w:val="00930715"/>
    <w:rsid w:val="00930D5A"/>
    <w:rsid w:val="009314FC"/>
    <w:rsid w:val="00932947"/>
    <w:rsid w:val="00932A35"/>
    <w:rsid w:val="009334FA"/>
    <w:rsid w:val="0093359F"/>
    <w:rsid w:val="00933723"/>
    <w:rsid w:val="00933780"/>
    <w:rsid w:val="00933BF6"/>
    <w:rsid w:val="00933D13"/>
    <w:rsid w:val="009340E0"/>
    <w:rsid w:val="009341A3"/>
    <w:rsid w:val="009343A9"/>
    <w:rsid w:val="009344AF"/>
    <w:rsid w:val="009345EE"/>
    <w:rsid w:val="00934A2A"/>
    <w:rsid w:val="00934A69"/>
    <w:rsid w:val="00934AFC"/>
    <w:rsid w:val="00934B9D"/>
    <w:rsid w:val="00934EA4"/>
    <w:rsid w:val="00935382"/>
    <w:rsid w:val="00935CE7"/>
    <w:rsid w:val="00935E02"/>
    <w:rsid w:val="00936A59"/>
    <w:rsid w:val="00936E6D"/>
    <w:rsid w:val="00936E83"/>
    <w:rsid w:val="00936FB6"/>
    <w:rsid w:val="0093716F"/>
    <w:rsid w:val="0093758F"/>
    <w:rsid w:val="00937796"/>
    <w:rsid w:val="00937828"/>
    <w:rsid w:val="00937910"/>
    <w:rsid w:val="00937AD6"/>
    <w:rsid w:val="00937F6B"/>
    <w:rsid w:val="00937FA9"/>
    <w:rsid w:val="009400E2"/>
    <w:rsid w:val="009403E8"/>
    <w:rsid w:val="009411A6"/>
    <w:rsid w:val="00941657"/>
    <w:rsid w:val="00941CEE"/>
    <w:rsid w:val="00941E32"/>
    <w:rsid w:val="00942B4A"/>
    <w:rsid w:val="00942EF6"/>
    <w:rsid w:val="0094325F"/>
    <w:rsid w:val="00943579"/>
    <w:rsid w:val="0094388C"/>
    <w:rsid w:val="00943F00"/>
    <w:rsid w:val="0094446F"/>
    <w:rsid w:val="00944A86"/>
    <w:rsid w:val="00944F6F"/>
    <w:rsid w:val="00945049"/>
    <w:rsid w:val="00945074"/>
    <w:rsid w:val="009453C3"/>
    <w:rsid w:val="0094554E"/>
    <w:rsid w:val="00945EA7"/>
    <w:rsid w:val="0094637C"/>
    <w:rsid w:val="0094673A"/>
    <w:rsid w:val="0094682F"/>
    <w:rsid w:val="00946BA4"/>
    <w:rsid w:val="00946BCB"/>
    <w:rsid w:val="00946D41"/>
    <w:rsid w:val="00946E7C"/>
    <w:rsid w:val="00947DD5"/>
    <w:rsid w:val="0095028C"/>
    <w:rsid w:val="00950484"/>
    <w:rsid w:val="0095060B"/>
    <w:rsid w:val="009511D8"/>
    <w:rsid w:val="0095121E"/>
    <w:rsid w:val="0095125A"/>
    <w:rsid w:val="009523BE"/>
    <w:rsid w:val="00952B12"/>
    <w:rsid w:val="00952BFD"/>
    <w:rsid w:val="009530C8"/>
    <w:rsid w:val="0095323C"/>
    <w:rsid w:val="00953BFE"/>
    <w:rsid w:val="00953C37"/>
    <w:rsid w:val="0095445D"/>
    <w:rsid w:val="0095464E"/>
    <w:rsid w:val="00954FE0"/>
    <w:rsid w:val="0095509B"/>
    <w:rsid w:val="0095549A"/>
    <w:rsid w:val="00955B33"/>
    <w:rsid w:val="00955E32"/>
    <w:rsid w:val="00955F4D"/>
    <w:rsid w:val="00956044"/>
    <w:rsid w:val="00956242"/>
    <w:rsid w:val="009567AA"/>
    <w:rsid w:val="00956859"/>
    <w:rsid w:val="00956AD8"/>
    <w:rsid w:val="00957241"/>
    <w:rsid w:val="00957338"/>
    <w:rsid w:val="009573E3"/>
    <w:rsid w:val="0095746E"/>
    <w:rsid w:val="00957584"/>
    <w:rsid w:val="0095792B"/>
    <w:rsid w:val="00957940"/>
    <w:rsid w:val="00957C5B"/>
    <w:rsid w:val="00957F85"/>
    <w:rsid w:val="00960139"/>
    <w:rsid w:val="009601EF"/>
    <w:rsid w:val="009604CD"/>
    <w:rsid w:val="00960ABF"/>
    <w:rsid w:val="00960F72"/>
    <w:rsid w:val="00961892"/>
    <w:rsid w:val="00962060"/>
    <w:rsid w:val="00962473"/>
    <w:rsid w:val="00962908"/>
    <w:rsid w:val="0096292E"/>
    <w:rsid w:val="009629EA"/>
    <w:rsid w:val="00962C32"/>
    <w:rsid w:val="00962FB0"/>
    <w:rsid w:val="00963225"/>
    <w:rsid w:val="00963500"/>
    <w:rsid w:val="00963EBB"/>
    <w:rsid w:val="0096481B"/>
    <w:rsid w:val="0096486D"/>
    <w:rsid w:val="00964ABB"/>
    <w:rsid w:val="00964F75"/>
    <w:rsid w:val="00965647"/>
    <w:rsid w:val="009656B4"/>
    <w:rsid w:val="00965B7E"/>
    <w:rsid w:val="00965FCE"/>
    <w:rsid w:val="009663B5"/>
    <w:rsid w:val="0096673A"/>
    <w:rsid w:val="00966D98"/>
    <w:rsid w:val="00966E69"/>
    <w:rsid w:val="00966F67"/>
    <w:rsid w:val="009670E0"/>
    <w:rsid w:val="00967857"/>
    <w:rsid w:val="00967AEC"/>
    <w:rsid w:val="00970837"/>
    <w:rsid w:val="00970A54"/>
    <w:rsid w:val="00970DB5"/>
    <w:rsid w:val="00971137"/>
    <w:rsid w:val="009711DA"/>
    <w:rsid w:val="00971750"/>
    <w:rsid w:val="00971837"/>
    <w:rsid w:val="0097190F"/>
    <w:rsid w:val="00971F42"/>
    <w:rsid w:val="009723CC"/>
    <w:rsid w:val="00972528"/>
    <w:rsid w:val="009729A5"/>
    <w:rsid w:val="00972F4B"/>
    <w:rsid w:val="0097351D"/>
    <w:rsid w:val="009735CC"/>
    <w:rsid w:val="009736CB"/>
    <w:rsid w:val="00974175"/>
    <w:rsid w:val="00974C6C"/>
    <w:rsid w:val="009758E5"/>
    <w:rsid w:val="00975B30"/>
    <w:rsid w:val="00975B5F"/>
    <w:rsid w:val="00975CCE"/>
    <w:rsid w:val="00975CCF"/>
    <w:rsid w:val="00975D1E"/>
    <w:rsid w:val="00975F5B"/>
    <w:rsid w:val="0097604B"/>
    <w:rsid w:val="00977670"/>
    <w:rsid w:val="00977AE5"/>
    <w:rsid w:val="00980237"/>
    <w:rsid w:val="00980574"/>
    <w:rsid w:val="0098091F"/>
    <w:rsid w:val="00980A27"/>
    <w:rsid w:val="00980FF4"/>
    <w:rsid w:val="009812F6"/>
    <w:rsid w:val="0098134D"/>
    <w:rsid w:val="0098157F"/>
    <w:rsid w:val="00981BEB"/>
    <w:rsid w:val="009820AD"/>
    <w:rsid w:val="00982958"/>
    <w:rsid w:val="00982A53"/>
    <w:rsid w:val="00982C78"/>
    <w:rsid w:val="009831B0"/>
    <w:rsid w:val="00983348"/>
    <w:rsid w:val="00983C5D"/>
    <w:rsid w:val="00983CF3"/>
    <w:rsid w:val="00983D1F"/>
    <w:rsid w:val="00983D33"/>
    <w:rsid w:val="00984081"/>
    <w:rsid w:val="00984113"/>
    <w:rsid w:val="0098429B"/>
    <w:rsid w:val="0098510C"/>
    <w:rsid w:val="00985AA8"/>
    <w:rsid w:val="00985E1A"/>
    <w:rsid w:val="00985E47"/>
    <w:rsid w:val="00986299"/>
    <w:rsid w:val="00986E16"/>
    <w:rsid w:val="00986F82"/>
    <w:rsid w:val="00986FFA"/>
    <w:rsid w:val="00987629"/>
    <w:rsid w:val="00987DBC"/>
    <w:rsid w:val="009900BA"/>
    <w:rsid w:val="00990412"/>
    <w:rsid w:val="0099060D"/>
    <w:rsid w:val="00990ECB"/>
    <w:rsid w:val="00991709"/>
    <w:rsid w:val="00991C2E"/>
    <w:rsid w:val="00991C42"/>
    <w:rsid w:val="00991D9C"/>
    <w:rsid w:val="00991DF5"/>
    <w:rsid w:val="00992417"/>
    <w:rsid w:val="009929CF"/>
    <w:rsid w:val="00992E09"/>
    <w:rsid w:val="009939F0"/>
    <w:rsid w:val="00993A8B"/>
    <w:rsid w:val="00993F00"/>
    <w:rsid w:val="009946B6"/>
    <w:rsid w:val="00994DDE"/>
    <w:rsid w:val="009954EC"/>
    <w:rsid w:val="0099693F"/>
    <w:rsid w:val="009971E5"/>
    <w:rsid w:val="0099745E"/>
    <w:rsid w:val="00997979"/>
    <w:rsid w:val="00997EE2"/>
    <w:rsid w:val="00997F7A"/>
    <w:rsid w:val="009A0237"/>
    <w:rsid w:val="009A02BC"/>
    <w:rsid w:val="009A064F"/>
    <w:rsid w:val="009A06BD"/>
    <w:rsid w:val="009A0EFE"/>
    <w:rsid w:val="009A0FA1"/>
    <w:rsid w:val="009A11D1"/>
    <w:rsid w:val="009A131A"/>
    <w:rsid w:val="009A1B1B"/>
    <w:rsid w:val="009A1D10"/>
    <w:rsid w:val="009A2036"/>
    <w:rsid w:val="009A208D"/>
    <w:rsid w:val="009A21C9"/>
    <w:rsid w:val="009A220E"/>
    <w:rsid w:val="009A24A1"/>
    <w:rsid w:val="009A262C"/>
    <w:rsid w:val="009A29AD"/>
    <w:rsid w:val="009A2C8B"/>
    <w:rsid w:val="009A353B"/>
    <w:rsid w:val="009A3541"/>
    <w:rsid w:val="009A3CC7"/>
    <w:rsid w:val="009A3D19"/>
    <w:rsid w:val="009A3DAB"/>
    <w:rsid w:val="009A3E43"/>
    <w:rsid w:val="009A43BE"/>
    <w:rsid w:val="009A47C3"/>
    <w:rsid w:val="009A483A"/>
    <w:rsid w:val="009A4A03"/>
    <w:rsid w:val="009A4C2B"/>
    <w:rsid w:val="009A4EEA"/>
    <w:rsid w:val="009A5146"/>
    <w:rsid w:val="009A5648"/>
    <w:rsid w:val="009A59DE"/>
    <w:rsid w:val="009A5B3F"/>
    <w:rsid w:val="009A5ECE"/>
    <w:rsid w:val="009A6682"/>
    <w:rsid w:val="009A75E6"/>
    <w:rsid w:val="009A7700"/>
    <w:rsid w:val="009A7AA4"/>
    <w:rsid w:val="009A7C29"/>
    <w:rsid w:val="009A7D3B"/>
    <w:rsid w:val="009B0515"/>
    <w:rsid w:val="009B0649"/>
    <w:rsid w:val="009B0CCF"/>
    <w:rsid w:val="009B11DD"/>
    <w:rsid w:val="009B15B0"/>
    <w:rsid w:val="009B15D7"/>
    <w:rsid w:val="009B1DA2"/>
    <w:rsid w:val="009B1DBC"/>
    <w:rsid w:val="009B20F4"/>
    <w:rsid w:val="009B24D9"/>
    <w:rsid w:val="009B288B"/>
    <w:rsid w:val="009B2D41"/>
    <w:rsid w:val="009B3744"/>
    <w:rsid w:val="009B3C5B"/>
    <w:rsid w:val="009B3FB6"/>
    <w:rsid w:val="009B4830"/>
    <w:rsid w:val="009B49D3"/>
    <w:rsid w:val="009B4F66"/>
    <w:rsid w:val="009B529B"/>
    <w:rsid w:val="009B52B3"/>
    <w:rsid w:val="009B5D65"/>
    <w:rsid w:val="009B64B4"/>
    <w:rsid w:val="009B6F94"/>
    <w:rsid w:val="009B74BB"/>
    <w:rsid w:val="009B763A"/>
    <w:rsid w:val="009B7A5A"/>
    <w:rsid w:val="009B7B0D"/>
    <w:rsid w:val="009B7F21"/>
    <w:rsid w:val="009C0057"/>
    <w:rsid w:val="009C0212"/>
    <w:rsid w:val="009C032A"/>
    <w:rsid w:val="009C1450"/>
    <w:rsid w:val="009C1583"/>
    <w:rsid w:val="009C1897"/>
    <w:rsid w:val="009C1A7C"/>
    <w:rsid w:val="009C1BDD"/>
    <w:rsid w:val="009C1C21"/>
    <w:rsid w:val="009C1C46"/>
    <w:rsid w:val="009C2B0C"/>
    <w:rsid w:val="009C2DCC"/>
    <w:rsid w:val="009C2E70"/>
    <w:rsid w:val="009C38D6"/>
    <w:rsid w:val="009C3BB3"/>
    <w:rsid w:val="009C3CE8"/>
    <w:rsid w:val="009C4516"/>
    <w:rsid w:val="009C51CF"/>
    <w:rsid w:val="009C562B"/>
    <w:rsid w:val="009C5763"/>
    <w:rsid w:val="009C5833"/>
    <w:rsid w:val="009C5874"/>
    <w:rsid w:val="009C5C0A"/>
    <w:rsid w:val="009C5CD3"/>
    <w:rsid w:val="009C626D"/>
    <w:rsid w:val="009C6285"/>
    <w:rsid w:val="009C6312"/>
    <w:rsid w:val="009C68A7"/>
    <w:rsid w:val="009C6D30"/>
    <w:rsid w:val="009C7BD5"/>
    <w:rsid w:val="009C7C44"/>
    <w:rsid w:val="009C7D5C"/>
    <w:rsid w:val="009C7F8F"/>
    <w:rsid w:val="009D021B"/>
    <w:rsid w:val="009D094E"/>
    <w:rsid w:val="009D0AC4"/>
    <w:rsid w:val="009D0EC1"/>
    <w:rsid w:val="009D1047"/>
    <w:rsid w:val="009D1544"/>
    <w:rsid w:val="009D1E32"/>
    <w:rsid w:val="009D1EC1"/>
    <w:rsid w:val="009D204B"/>
    <w:rsid w:val="009D2280"/>
    <w:rsid w:val="009D2325"/>
    <w:rsid w:val="009D2FC4"/>
    <w:rsid w:val="009D31B9"/>
    <w:rsid w:val="009D40B1"/>
    <w:rsid w:val="009D471C"/>
    <w:rsid w:val="009D4E86"/>
    <w:rsid w:val="009D5017"/>
    <w:rsid w:val="009D5032"/>
    <w:rsid w:val="009D5508"/>
    <w:rsid w:val="009D569E"/>
    <w:rsid w:val="009D570B"/>
    <w:rsid w:val="009D586F"/>
    <w:rsid w:val="009D5DB4"/>
    <w:rsid w:val="009D664F"/>
    <w:rsid w:val="009D69FE"/>
    <w:rsid w:val="009D6DB1"/>
    <w:rsid w:val="009D6F21"/>
    <w:rsid w:val="009D75D7"/>
    <w:rsid w:val="009D7E6B"/>
    <w:rsid w:val="009E0366"/>
    <w:rsid w:val="009E114A"/>
    <w:rsid w:val="009E1D86"/>
    <w:rsid w:val="009E22A2"/>
    <w:rsid w:val="009E238C"/>
    <w:rsid w:val="009E312B"/>
    <w:rsid w:val="009E3177"/>
    <w:rsid w:val="009E3503"/>
    <w:rsid w:val="009E36E6"/>
    <w:rsid w:val="009E3D13"/>
    <w:rsid w:val="009E415B"/>
    <w:rsid w:val="009E483A"/>
    <w:rsid w:val="009E48D3"/>
    <w:rsid w:val="009E4AE7"/>
    <w:rsid w:val="009E509F"/>
    <w:rsid w:val="009E5589"/>
    <w:rsid w:val="009E56A5"/>
    <w:rsid w:val="009E5882"/>
    <w:rsid w:val="009E592B"/>
    <w:rsid w:val="009E639F"/>
    <w:rsid w:val="009E7146"/>
    <w:rsid w:val="009E718F"/>
    <w:rsid w:val="009E7267"/>
    <w:rsid w:val="009E775E"/>
    <w:rsid w:val="009E7E2A"/>
    <w:rsid w:val="009F023E"/>
    <w:rsid w:val="009F02E7"/>
    <w:rsid w:val="009F0460"/>
    <w:rsid w:val="009F0DE1"/>
    <w:rsid w:val="009F10C9"/>
    <w:rsid w:val="009F146C"/>
    <w:rsid w:val="009F14D9"/>
    <w:rsid w:val="009F1A73"/>
    <w:rsid w:val="009F1F77"/>
    <w:rsid w:val="009F2172"/>
    <w:rsid w:val="009F21AA"/>
    <w:rsid w:val="009F21DF"/>
    <w:rsid w:val="009F29B2"/>
    <w:rsid w:val="009F2A39"/>
    <w:rsid w:val="009F3035"/>
    <w:rsid w:val="009F31F5"/>
    <w:rsid w:val="009F3A34"/>
    <w:rsid w:val="009F42AC"/>
    <w:rsid w:val="009F4DA6"/>
    <w:rsid w:val="009F4E09"/>
    <w:rsid w:val="009F5958"/>
    <w:rsid w:val="009F5FB0"/>
    <w:rsid w:val="009F624C"/>
    <w:rsid w:val="009F672A"/>
    <w:rsid w:val="009F6C56"/>
    <w:rsid w:val="009F7732"/>
    <w:rsid w:val="00A00138"/>
    <w:rsid w:val="00A0097B"/>
    <w:rsid w:val="00A018E7"/>
    <w:rsid w:val="00A02102"/>
    <w:rsid w:val="00A02194"/>
    <w:rsid w:val="00A02252"/>
    <w:rsid w:val="00A02868"/>
    <w:rsid w:val="00A02B33"/>
    <w:rsid w:val="00A02E44"/>
    <w:rsid w:val="00A031A3"/>
    <w:rsid w:val="00A03602"/>
    <w:rsid w:val="00A03FB6"/>
    <w:rsid w:val="00A0404B"/>
    <w:rsid w:val="00A04483"/>
    <w:rsid w:val="00A04527"/>
    <w:rsid w:val="00A04CD1"/>
    <w:rsid w:val="00A050B4"/>
    <w:rsid w:val="00A053BA"/>
    <w:rsid w:val="00A05659"/>
    <w:rsid w:val="00A056AA"/>
    <w:rsid w:val="00A05D8E"/>
    <w:rsid w:val="00A073BC"/>
    <w:rsid w:val="00A074C8"/>
    <w:rsid w:val="00A075F8"/>
    <w:rsid w:val="00A07628"/>
    <w:rsid w:val="00A07CB7"/>
    <w:rsid w:val="00A1007E"/>
    <w:rsid w:val="00A10C52"/>
    <w:rsid w:val="00A10DCF"/>
    <w:rsid w:val="00A110A8"/>
    <w:rsid w:val="00A113DE"/>
    <w:rsid w:val="00A117DD"/>
    <w:rsid w:val="00A11957"/>
    <w:rsid w:val="00A11C8C"/>
    <w:rsid w:val="00A11D7E"/>
    <w:rsid w:val="00A11F2A"/>
    <w:rsid w:val="00A1204B"/>
    <w:rsid w:val="00A12655"/>
    <w:rsid w:val="00A12C58"/>
    <w:rsid w:val="00A12D3C"/>
    <w:rsid w:val="00A1318F"/>
    <w:rsid w:val="00A13282"/>
    <w:rsid w:val="00A13447"/>
    <w:rsid w:val="00A1389B"/>
    <w:rsid w:val="00A13D7E"/>
    <w:rsid w:val="00A13EC6"/>
    <w:rsid w:val="00A13F3A"/>
    <w:rsid w:val="00A14215"/>
    <w:rsid w:val="00A14D04"/>
    <w:rsid w:val="00A14D48"/>
    <w:rsid w:val="00A14F77"/>
    <w:rsid w:val="00A14FA3"/>
    <w:rsid w:val="00A1582F"/>
    <w:rsid w:val="00A15842"/>
    <w:rsid w:val="00A15C19"/>
    <w:rsid w:val="00A16140"/>
    <w:rsid w:val="00A16450"/>
    <w:rsid w:val="00A165CA"/>
    <w:rsid w:val="00A1690E"/>
    <w:rsid w:val="00A1695E"/>
    <w:rsid w:val="00A16F2D"/>
    <w:rsid w:val="00A1723A"/>
    <w:rsid w:val="00A17BCF"/>
    <w:rsid w:val="00A20BE8"/>
    <w:rsid w:val="00A20D04"/>
    <w:rsid w:val="00A21043"/>
    <w:rsid w:val="00A21335"/>
    <w:rsid w:val="00A2178C"/>
    <w:rsid w:val="00A21911"/>
    <w:rsid w:val="00A21BC9"/>
    <w:rsid w:val="00A21D07"/>
    <w:rsid w:val="00A22B6C"/>
    <w:rsid w:val="00A22B7B"/>
    <w:rsid w:val="00A22E5D"/>
    <w:rsid w:val="00A22F1C"/>
    <w:rsid w:val="00A23160"/>
    <w:rsid w:val="00A2331B"/>
    <w:rsid w:val="00A234AB"/>
    <w:rsid w:val="00A238F8"/>
    <w:rsid w:val="00A23C79"/>
    <w:rsid w:val="00A23EF0"/>
    <w:rsid w:val="00A2409C"/>
    <w:rsid w:val="00A242C0"/>
    <w:rsid w:val="00A242FF"/>
    <w:rsid w:val="00A25172"/>
    <w:rsid w:val="00A25562"/>
    <w:rsid w:val="00A256BB"/>
    <w:rsid w:val="00A25B67"/>
    <w:rsid w:val="00A25D22"/>
    <w:rsid w:val="00A25F68"/>
    <w:rsid w:val="00A26556"/>
    <w:rsid w:val="00A2677C"/>
    <w:rsid w:val="00A26CF2"/>
    <w:rsid w:val="00A26DA4"/>
    <w:rsid w:val="00A26DE5"/>
    <w:rsid w:val="00A27067"/>
    <w:rsid w:val="00A274CB"/>
    <w:rsid w:val="00A27660"/>
    <w:rsid w:val="00A30157"/>
    <w:rsid w:val="00A302D9"/>
    <w:rsid w:val="00A30CDC"/>
    <w:rsid w:val="00A30F04"/>
    <w:rsid w:val="00A31093"/>
    <w:rsid w:val="00A31670"/>
    <w:rsid w:val="00A31DC4"/>
    <w:rsid w:val="00A31E7C"/>
    <w:rsid w:val="00A31ECC"/>
    <w:rsid w:val="00A31F1F"/>
    <w:rsid w:val="00A3290B"/>
    <w:rsid w:val="00A32A4D"/>
    <w:rsid w:val="00A32B4A"/>
    <w:rsid w:val="00A32F4D"/>
    <w:rsid w:val="00A33258"/>
    <w:rsid w:val="00A3329E"/>
    <w:rsid w:val="00A332BF"/>
    <w:rsid w:val="00A3437B"/>
    <w:rsid w:val="00A348D9"/>
    <w:rsid w:val="00A35004"/>
    <w:rsid w:val="00A3508C"/>
    <w:rsid w:val="00A35403"/>
    <w:rsid w:val="00A35A52"/>
    <w:rsid w:val="00A35B3F"/>
    <w:rsid w:val="00A35D43"/>
    <w:rsid w:val="00A35D98"/>
    <w:rsid w:val="00A36341"/>
    <w:rsid w:val="00A364D3"/>
    <w:rsid w:val="00A365C7"/>
    <w:rsid w:val="00A3688C"/>
    <w:rsid w:val="00A368AD"/>
    <w:rsid w:val="00A3717E"/>
    <w:rsid w:val="00A374AB"/>
    <w:rsid w:val="00A3756F"/>
    <w:rsid w:val="00A378F7"/>
    <w:rsid w:val="00A3796B"/>
    <w:rsid w:val="00A37AEC"/>
    <w:rsid w:val="00A37BD0"/>
    <w:rsid w:val="00A37DCA"/>
    <w:rsid w:val="00A37E2C"/>
    <w:rsid w:val="00A401A8"/>
    <w:rsid w:val="00A4046B"/>
    <w:rsid w:val="00A407C3"/>
    <w:rsid w:val="00A409B5"/>
    <w:rsid w:val="00A4104F"/>
    <w:rsid w:val="00A4123C"/>
    <w:rsid w:val="00A416C5"/>
    <w:rsid w:val="00A42148"/>
    <w:rsid w:val="00A42774"/>
    <w:rsid w:val="00A4299C"/>
    <w:rsid w:val="00A42AF3"/>
    <w:rsid w:val="00A42C73"/>
    <w:rsid w:val="00A431AD"/>
    <w:rsid w:val="00A433F7"/>
    <w:rsid w:val="00A43410"/>
    <w:rsid w:val="00A43443"/>
    <w:rsid w:val="00A43C01"/>
    <w:rsid w:val="00A43E2A"/>
    <w:rsid w:val="00A43FAC"/>
    <w:rsid w:val="00A44A47"/>
    <w:rsid w:val="00A44E7E"/>
    <w:rsid w:val="00A45B64"/>
    <w:rsid w:val="00A45D0D"/>
    <w:rsid w:val="00A45F9E"/>
    <w:rsid w:val="00A45FBE"/>
    <w:rsid w:val="00A46367"/>
    <w:rsid w:val="00A46642"/>
    <w:rsid w:val="00A46E76"/>
    <w:rsid w:val="00A470BE"/>
    <w:rsid w:val="00A472A1"/>
    <w:rsid w:val="00A4742E"/>
    <w:rsid w:val="00A4745A"/>
    <w:rsid w:val="00A47504"/>
    <w:rsid w:val="00A475DC"/>
    <w:rsid w:val="00A478C2"/>
    <w:rsid w:val="00A479B2"/>
    <w:rsid w:val="00A47C56"/>
    <w:rsid w:val="00A47F54"/>
    <w:rsid w:val="00A50049"/>
    <w:rsid w:val="00A5063E"/>
    <w:rsid w:val="00A5076E"/>
    <w:rsid w:val="00A50A6A"/>
    <w:rsid w:val="00A50E06"/>
    <w:rsid w:val="00A51390"/>
    <w:rsid w:val="00A51FFF"/>
    <w:rsid w:val="00A52110"/>
    <w:rsid w:val="00A529EA"/>
    <w:rsid w:val="00A52D6C"/>
    <w:rsid w:val="00A52F6D"/>
    <w:rsid w:val="00A532A0"/>
    <w:rsid w:val="00A5374C"/>
    <w:rsid w:val="00A5389F"/>
    <w:rsid w:val="00A54B10"/>
    <w:rsid w:val="00A54C2E"/>
    <w:rsid w:val="00A54F41"/>
    <w:rsid w:val="00A54FFF"/>
    <w:rsid w:val="00A55159"/>
    <w:rsid w:val="00A554EC"/>
    <w:rsid w:val="00A5567C"/>
    <w:rsid w:val="00A5642C"/>
    <w:rsid w:val="00A5658C"/>
    <w:rsid w:val="00A56B6E"/>
    <w:rsid w:val="00A56DF8"/>
    <w:rsid w:val="00A57160"/>
    <w:rsid w:val="00A5716B"/>
    <w:rsid w:val="00A5719B"/>
    <w:rsid w:val="00A57297"/>
    <w:rsid w:val="00A57373"/>
    <w:rsid w:val="00A574BC"/>
    <w:rsid w:val="00A57C0E"/>
    <w:rsid w:val="00A57D74"/>
    <w:rsid w:val="00A60152"/>
    <w:rsid w:val="00A605D7"/>
    <w:rsid w:val="00A606E1"/>
    <w:rsid w:val="00A60AEA"/>
    <w:rsid w:val="00A60B1D"/>
    <w:rsid w:val="00A60EED"/>
    <w:rsid w:val="00A61DFD"/>
    <w:rsid w:val="00A620DC"/>
    <w:rsid w:val="00A62244"/>
    <w:rsid w:val="00A6226B"/>
    <w:rsid w:val="00A62781"/>
    <w:rsid w:val="00A62C94"/>
    <w:rsid w:val="00A630C3"/>
    <w:rsid w:val="00A6332D"/>
    <w:rsid w:val="00A634C8"/>
    <w:rsid w:val="00A6357A"/>
    <w:rsid w:val="00A635A2"/>
    <w:rsid w:val="00A63DCB"/>
    <w:rsid w:val="00A63F64"/>
    <w:rsid w:val="00A6461D"/>
    <w:rsid w:val="00A647AC"/>
    <w:rsid w:val="00A64F7B"/>
    <w:rsid w:val="00A650E9"/>
    <w:rsid w:val="00A659DB"/>
    <w:rsid w:val="00A65C1B"/>
    <w:rsid w:val="00A65CE9"/>
    <w:rsid w:val="00A6606E"/>
    <w:rsid w:val="00A6665F"/>
    <w:rsid w:val="00A66750"/>
    <w:rsid w:val="00A66933"/>
    <w:rsid w:val="00A678B4"/>
    <w:rsid w:val="00A67A33"/>
    <w:rsid w:val="00A67BE8"/>
    <w:rsid w:val="00A67FED"/>
    <w:rsid w:val="00A70944"/>
    <w:rsid w:val="00A709C1"/>
    <w:rsid w:val="00A70C41"/>
    <w:rsid w:val="00A70DB0"/>
    <w:rsid w:val="00A71397"/>
    <w:rsid w:val="00A7164F"/>
    <w:rsid w:val="00A720DD"/>
    <w:rsid w:val="00A721E4"/>
    <w:rsid w:val="00A7224C"/>
    <w:rsid w:val="00A7285C"/>
    <w:rsid w:val="00A7290D"/>
    <w:rsid w:val="00A72C8E"/>
    <w:rsid w:val="00A73314"/>
    <w:rsid w:val="00A73424"/>
    <w:rsid w:val="00A735A5"/>
    <w:rsid w:val="00A7365C"/>
    <w:rsid w:val="00A73ACB"/>
    <w:rsid w:val="00A73AEC"/>
    <w:rsid w:val="00A73BE5"/>
    <w:rsid w:val="00A73E65"/>
    <w:rsid w:val="00A73F4F"/>
    <w:rsid w:val="00A742A3"/>
    <w:rsid w:val="00A7435E"/>
    <w:rsid w:val="00A7457A"/>
    <w:rsid w:val="00A745B0"/>
    <w:rsid w:val="00A74A1A"/>
    <w:rsid w:val="00A75BB1"/>
    <w:rsid w:val="00A75DEA"/>
    <w:rsid w:val="00A7609B"/>
    <w:rsid w:val="00A76122"/>
    <w:rsid w:val="00A7632A"/>
    <w:rsid w:val="00A763F4"/>
    <w:rsid w:val="00A76B4B"/>
    <w:rsid w:val="00A76C5F"/>
    <w:rsid w:val="00A76EC6"/>
    <w:rsid w:val="00A77124"/>
    <w:rsid w:val="00A77D5F"/>
    <w:rsid w:val="00A806AF"/>
    <w:rsid w:val="00A807D3"/>
    <w:rsid w:val="00A80AE9"/>
    <w:rsid w:val="00A8237D"/>
    <w:rsid w:val="00A8254A"/>
    <w:rsid w:val="00A8255C"/>
    <w:rsid w:val="00A834B8"/>
    <w:rsid w:val="00A835D6"/>
    <w:rsid w:val="00A837BB"/>
    <w:rsid w:val="00A8382F"/>
    <w:rsid w:val="00A839B7"/>
    <w:rsid w:val="00A83AA2"/>
    <w:rsid w:val="00A8406D"/>
    <w:rsid w:val="00A84619"/>
    <w:rsid w:val="00A846C5"/>
    <w:rsid w:val="00A849CE"/>
    <w:rsid w:val="00A84CC8"/>
    <w:rsid w:val="00A84F80"/>
    <w:rsid w:val="00A85025"/>
    <w:rsid w:val="00A85661"/>
    <w:rsid w:val="00A85669"/>
    <w:rsid w:val="00A856FF"/>
    <w:rsid w:val="00A8570F"/>
    <w:rsid w:val="00A857C6"/>
    <w:rsid w:val="00A859A8"/>
    <w:rsid w:val="00A86114"/>
    <w:rsid w:val="00A861BA"/>
    <w:rsid w:val="00A86BAE"/>
    <w:rsid w:val="00A86D62"/>
    <w:rsid w:val="00A87563"/>
    <w:rsid w:val="00A87D5C"/>
    <w:rsid w:val="00A903EF"/>
    <w:rsid w:val="00A90573"/>
    <w:rsid w:val="00A907B3"/>
    <w:rsid w:val="00A9090F"/>
    <w:rsid w:val="00A90AD1"/>
    <w:rsid w:val="00A90BC9"/>
    <w:rsid w:val="00A90CDE"/>
    <w:rsid w:val="00A92220"/>
    <w:rsid w:val="00A925F1"/>
    <w:rsid w:val="00A92919"/>
    <w:rsid w:val="00A92AEE"/>
    <w:rsid w:val="00A92E28"/>
    <w:rsid w:val="00A931BE"/>
    <w:rsid w:val="00A93347"/>
    <w:rsid w:val="00A93C55"/>
    <w:rsid w:val="00A94024"/>
    <w:rsid w:val="00A9435C"/>
    <w:rsid w:val="00A944E1"/>
    <w:rsid w:val="00A9450B"/>
    <w:rsid w:val="00A94555"/>
    <w:rsid w:val="00A94C32"/>
    <w:rsid w:val="00A95BD0"/>
    <w:rsid w:val="00A96131"/>
    <w:rsid w:val="00A968F9"/>
    <w:rsid w:val="00A97153"/>
    <w:rsid w:val="00A973EF"/>
    <w:rsid w:val="00A9764E"/>
    <w:rsid w:val="00A97684"/>
    <w:rsid w:val="00A97F32"/>
    <w:rsid w:val="00AA036C"/>
    <w:rsid w:val="00AA0381"/>
    <w:rsid w:val="00AA0CD2"/>
    <w:rsid w:val="00AA0E6F"/>
    <w:rsid w:val="00AA10BE"/>
    <w:rsid w:val="00AA118A"/>
    <w:rsid w:val="00AA1239"/>
    <w:rsid w:val="00AA14D3"/>
    <w:rsid w:val="00AA1B88"/>
    <w:rsid w:val="00AA1D3F"/>
    <w:rsid w:val="00AA2131"/>
    <w:rsid w:val="00AA2160"/>
    <w:rsid w:val="00AA2943"/>
    <w:rsid w:val="00AA2CFB"/>
    <w:rsid w:val="00AA354B"/>
    <w:rsid w:val="00AA372C"/>
    <w:rsid w:val="00AA3DE3"/>
    <w:rsid w:val="00AA5182"/>
    <w:rsid w:val="00AA546D"/>
    <w:rsid w:val="00AA5612"/>
    <w:rsid w:val="00AA5794"/>
    <w:rsid w:val="00AA583C"/>
    <w:rsid w:val="00AA59E0"/>
    <w:rsid w:val="00AA61A7"/>
    <w:rsid w:val="00AA6727"/>
    <w:rsid w:val="00AA6938"/>
    <w:rsid w:val="00AA6CDC"/>
    <w:rsid w:val="00AA6EBC"/>
    <w:rsid w:val="00AA70DC"/>
    <w:rsid w:val="00AA759D"/>
    <w:rsid w:val="00AA77F4"/>
    <w:rsid w:val="00AA796F"/>
    <w:rsid w:val="00AA7A73"/>
    <w:rsid w:val="00AA7BE4"/>
    <w:rsid w:val="00AA7CA6"/>
    <w:rsid w:val="00AA7E75"/>
    <w:rsid w:val="00AB0AF4"/>
    <w:rsid w:val="00AB0D6B"/>
    <w:rsid w:val="00AB0DAE"/>
    <w:rsid w:val="00AB0DCB"/>
    <w:rsid w:val="00AB127D"/>
    <w:rsid w:val="00AB143D"/>
    <w:rsid w:val="00AB1499"/>
    <w:rsid w:val="00AB166E"/>
    <w:rsid w:val="00AB16AE"/>
    <w:rsid w:val="00AB2178"/>
    <w:rsid w:val="00AB2604"/>
    <w:rsid w:val="00AB2DE5"/>
    <w:rsid w:val="00AB2E31"/>
    <w:rsid w:val="00AB2E43"/>
    <w:rsid w:val="00AB3012"/>
    <w:rsid w:val="00AB3237"/>
    <w:rsid w:val="00AB3457"/>
    <w:rsid w:val="00AB3544"/>
    <w:rsid w:val="00AB3825"/>
    <w:rsid w:val="00AB3840"/>
    <w:rsid w:val="00AB3A85"/>
    <w:rsid w:val="00AB3B9B"/>
    <w:rsid w:val="00AB3E23"/>
    <w:rsid w:val="00AB4B0F"/>
    <w:rsid w:val="00AB4BA7"/>
    <w:rsid w:val="00AB4E11"/>
    <w:rsid w:val="00AB517A"/>
    <w:rsid w:val="00AB5B5D"/>
    <w:rsid w:val="00AB65C4"/>
    <w:rsid w:val="00AB69D6"/>
    <w:rsid w:val="00AB6BEB"/>
    <w:rsid w:val="00AB761A"/>
    <w:rsid w:val="00AB7638"/>
    <w:rsid w:val="00AB765A"/>
    <w:rsid w:val="00AB771B"/>
    <w:rsid w:val="00AB7D1E"/>
    <w:rsid w:val="00AB7FF1"/>
    <w:rsid w:val="00AC03B8"/>
    <w:rsid w:val="00AC0D8F"/>
    <w:rsid w:val="00AC11F3"/>
    <w:rsid w:val="00AC24CB"/>
    <w:rsid w:val="00AC2521"/>
    <w:rsid w:val="00AC28FB"/>
    <w:rsid w:val="00AC29CB"/>
    <w:rsid w:val="00AC2A8F"/>
    <w:rsid w:val="00AC30F2"/>
    <w:rsid w:val="00AC3507"/>
    <w:rsid w:val="00AC355E"/>
    <w:rsid w:val="00AC3945"/>
    <w:rsid w:val="00AC39CF"/>
    <w:rsid w:val="00AC4590"/>
    <w:rsid w:val="00AC4743"/>
    <w:rsid w:val="00AC4825"/>
    <w:rsid w:val="00AC4971"/>
    <w:rsid w:val="00AC4A4E"/>
    <w:rsid w:val="00AC4B7D"/>
    <w:rsid w:val="00AC4B8C"/>
    <w:rsid w:val="00AC4DF2"/>
    <w:rsid w:val="00AC5352"/>
    <w:rsid w:val="00AC5476"/>
    <w:rsid w:val="00AC5895"/>
    <w:rsid w:val="00AC60EC"/>
    <w:rsid w:val="00AC6174"/>
    <w:rsid w:val="00AC64D6"/>
    <w:rsid w:val="00AC65B9"/>
    <w:rsid w:val="00AC6A81"/>
    <w:rsid w:val="00AC72A0"/>
    <w:rsid w:val="00AC758B"/>
    <w:rsid w:val="00AC762B"/>
    <w:rsid w:val="00AC7907"/>
    <w:rsid w:val="00AD02AB"/>
    <w:rsid w:val="00AD04FD"/>
    <w:rsid w:val="00AD0B1E"/>
    <w:rsid w:val="00AD0ED5"/>
    <w:rsid w:val="00AD1105"/>
    <w:rsid w:val="00AD12A4"/>
    <w:rsid w:val="00AD174A"/>
    <w:rsid w:val="00AD1B7F"/>
    <w:rsid w:val="00AD1BA2"/>
    <w:rsid w:val="00AD1CAA"/>
    <w:rsid w:val="00AD2305"/>
    <w:rsid w:val="00AD25E9"/>
    <w:rsid w:val="00AD25F9"/>
    <w:rsid w:val="00AD268D"/>
    <w:rsid w:val="00AD27F5"/>
    <w:rsid w:val="00AD27F6"/>
    <w:rsid w:val="00AD328F"/>
    <w:rsid w:val="00AD364C"/>
    <w:rsid w:val="00AD389E"/>
    <w:rsid w:val="00AD40DA"/>
    <w:rsid w:val="00AD452A"/>
    <w:rsid w:val="00AD4C53"/>
    <w:rsid w:val="00AD4E90"/>
    <w:rsid w:val="00AD52E7"/>
    <w:rsid w:val="00AD5B59"/>
    <w:rsid w:val="00AD5BDF"/>
    <w:rsid w:val="00AD5C77"/>
    <w:rsid w:val="00AD5D7D"/>
    <w:rsid w:val="00AD604F"/>
    <w:rsid w:val="00AD75D0"/>
    <w:rsid w:val="00AD7756"/>
    <w:rsid w:val="00AD7C43"/>
    <w:rsid w:val="00AE0632"/>
    <w:rsid w:val="00AE0638"/>
    <w:rsid w:val="00AE095A"/>
    <w:rsid w:val="00AE0A6A"/>
    <w:rsid w:val="00AE0D09"/>
    <w:rsid w:val="00AE0F2A"/>
    <w:rsid w:val="00AE115C"/>
    <w:rsid w:val="00AE147B"/>
    <w:rsid w:val="00AE1787"/>
    <w:rsid w:val="00AE18CC"/>
    <w:rsid w:val="00AE201A"/>
    <w:rsid w:val="00AE21F3"/>
    <w:rsid w:val="00AE2494"/>
    <w:rsid w:val="00AE2AD5"/>
    <w:rsid w:val="00AE3229"/>
    <w:rsid w:val="00AE37BD"/>
    <w:rsid w:val="00AE4521"/>
    <w:rsid w:val="00AE4B16"/>
    <w:rsid w:val="00AE4CB9"/>
    <w:rsid w:val="00AE536E"/>
    <w:rsid w:val="00AE5507"/>
    <w:rsid w:val="00AE5517"/>
    <w:rsid w:val="00AE5587"/>
    <w:rsid w:val="00AE55C5"/>
    <w:rsid w:val="00AE56D9"/>
    <w:rsid w:val="00AE5F1F"/>
    <w:rsid w:val="00AE617D"/>
    <w:rsid w:val="00AE628B"/>
    <w:rsid w:val="00AE64A1"/>
    <w:rsid w:val="00AE6BBE"/>
    <w:rsid w:val="00AE743F"/>
    <w:rsid w:val="00AE74BC"/>
    <w:rsid w:val="00AE7A40"/>
    <w:rsid w:val="00AF0518"/>
    <w:rsid w:val="00AF08E8"/>
    <w:rsid w:val="00AF0936"/>
    <w:rsid w:val="00AF0AA4"/>
    <w:rsid w:val="00AF0D69"/>
    <w:rsid w:val="00AF0D91"/>
    <w:rsid w:val="00AF1106"/>
    <w:rsid w:val="00AF129A"/>
    <w:rsid w:val="00AF167E"/>
    <w:rsid w:val="00AF18D3"/>
    <w:rsid w:val="00AF1917"/>
    <w:rsid w:val="00AF1C1A"/>
    <w:rsid w:val="00AF202F"/>
    <w:rsid w:val="00AF2179"/>
    <w:rsid w:val="00AF2743"/>
    <w:rsid w:val="00AF2817"/>
    <w:rsid w:val="00AF2DF6"/>
    <w:rsid w:val="00AF2F5A"/>
    <w:rsid w:val="00AF30A0"/>
    <w:rsid w:val="00AF322A"/>
    <w:rsid w:val="00AF343C"/>
    <w:rsid w:val="00AF3812"/>
    <w:rsid w:val="00AF3989"/>
    <w:rsid w:val="00AF3C89"/>
    <w:rsid w:val="00AF4027"/>
    <w:rsid w:val="00AF40F8"/>
    <w:rsid w:val="00AF4207"/>
    <w:rsid w:val="00AF42B0"/>
    <w:rsid w:val="00AF4D09"/>
    <w:rsid w:val="00AF4DA0"/>
    <w:rsid w:val="00AF520C"/>
    <w:rsid w:val="00AF528A"/>
    <w:rsid w:val="00AF5398"/>
    <w:rsid w:val="00AF53C7"/>
    <w:rsid w:val="00AF54DF"/>
    <w:rsid w:val="00AF5B06"/>
    <w:rsid w:val="00AF5EDF"/>
    <w:rsid w:val="00AF6013"/>
    <w:rsid w:val="00AF64B3"/>
    <w:rsid w:val="00AF6892"/>
    <w:rsid w:val="00AF68B7"/>
    <w:rsid w:val="00AF6AD2"/>
    <w:rsid w:val="00AF6FDC"/>
    <w:rsid w:val="00AF7394"/>
    <w:rsid w:val="00AF7B30"/>
    <w:rsid w:val="00B00156"/>
    <w:rsid w:val="00B00186"/>
    <w:rsid w:val="00B005D5"/>
    <w:rsid w:val="00B00667"/>
    <w:rsid w:val="00B006FA"/>
    <w:rsid w:val="00B00B3D"/>
    <w:rsid w:val="00B01537"/>
    <w:rsid w:val="00B01CEE"/>
    <w:rsid w:val="00B02702"/>
    <w:rsid w:val="00B0323E"/>
    <w:rsid w:val="00B034FC"/>
    <w:rsid w:val="00B0355D"/>
    <w:rsid w:val="00B036A5"/>
    <w:rsid w:val="00B0377F"/>
    <w:rsid w:val="00B0404F"/>
    <w:rsid w:val="00B041DA"/>
    <w:rsid w:val="00B0467A"/>
    <w:rsid w:val="00B04811"/>
    <w:rsid w:val="00B04B06"/>
    <w:rsid w:val="00B04C9F"/>
    <w:rsid w:val="00B04D42"/>
    <w:rsid w:val="00B04E4D"/>
    <w:rsid w:val="00B04E9A"/>
    <w:rsid w:val="00B04EEA"/>
    <w:rsid w:val="00B054BC"/>
    <w:rsid w:val="00B05607"/>
    <w:rsid w:val="00B05635"/>
    <w:rsid w:val="00B05F81"/>
    <w:rsid w:val="00B06554"/>
    <w:rsid w:val="00B06F58"/>
    <w:rsid w:val="00B06F68"/>
    <w:rsid w:val="00B0732F"/>
    <w:rsid w:val="00B07474"/>
    <w:rsid w:val="00B07488"/>
    <w:rsid w:val="00B0761D"/>
    <w:rsid w:val="00B076AD"/>
    <w:rsid w:val="00B1018D"/>
    <w:rsid w:val="00B10206"/>
    <w:rsid w:val="00B10B8E"/>
    <w:rsid w:val="00B10E77"/>
    <w:rsid w:val="00B10F85"/>
    <w:rsid w:val="00B1113A"/>
    <w:rsid w:val="00B1115A"/>
    <w:rsid w:val="00B112EE"/>
    <w:rsid w:val="00B1182D"/>
    <w:rsid w:val="00B118E9"/>
    <w:rsid w:val="00B11A01"/>
    <w:rsid w:val="00B11A06"/>
    <w:rsid w:val="00B11A51"/>
    <w:rsid w:val="00B11B4B"/>
    <w:rsid w:val="00B11F59"/>
    <w:rsid w:val="00B120B6"/>
    <w:rsid w:val="00B1257A"/>
    <w:rsid w:val="00B125EB"/>
    <w:rsid w:val="00B12807"/>
    <w:rsid w:val="00B12D48"/>
    <w:rsid w:val="00B12EF0"/>
    <w:rsid w:val="00B12FE4"/>
    <w:rsid w:val="00B1370F"/>
    <w:rsid w:val="00B1393D"/>
    <w:rsid w:val="00B13A69"/>
    <w:rsid w:val="00B14167"/>
    <w:rsid w:val="00B14344"/>
    <w:rsid w:val="00B14F53"/>
    <w:rsid w:val="00B14FD3"/>
    <w:rsid w:val="00B1530A"/>
    <w:rsid w:val="00B15992"/>
    <w:rsid w:val="00B159ED"/>
    <w:rsid w:val="00B15A32"/>
    <w:rsid w:val="00B15D5F"/>
    <w:rsid w:val="00B16121"/>
    <w:rsid w:val="00B16133"/>
    <w:rsid w:val="00B161EC"/>
    <w:rsid w:val="00B163D4"/>
    <w:rsid w:val="00B163E5"/>
    <w:rsid w:val="00B16847"/>
    <w:rsid w:val="00B169BA"/>
    <w:rsid w:val="00B16DA3"/>
    <w:rsid w:val="00B16E9F"/>
    <w:rsid w:val="00B16ECF"/>
    <w:rsid w:val="00B170D2"/>
    <w:rsid w:val="00B1724D"/>
    <w:rsid w:val="00B172C4"/>
    <w:rsid w:val="00B1731F"/>
    <w:rsid w:val="00B1746F"/>
    <w:rsid w:val="00B1767D"/>
    <w:rsid w:val="00B17C5F"/>
    <w:rsid w:val="00B202F0"/>
    <w:rsid w:val="00B20487"/>
    <w:rsid w:val="00B2057C"/>
    <w:rsid w:val="00B20884"/>
    <w:rsid w:val="00B20C4B"/>
    <w:rsid w:val="00B20C5D"/>
    <w:rsid w:val="00B21024"/>
    <w:rsid w:val="00B21314"/>
    <w:rsid w:val="00B2148D"/>
    <w:rsid w:val="00B21681"/>
    <w:rsid w:val="00B216B1"/>
    <w:rsid w:val="00B21E4A"/>
    <w:rsid w:val="00B22639"/>
    <w:rsid w:val="00B227FE"/>
    <w:rsid w:val="00B23503"/>
    <w:rsid w:val="00B235C7"/>
    <w:rsid w:val="00B2382C"/>
    <w:rsid w:val="00B24637"/>
    <w:rsid w:val="00B2469C"/>
    <w:rsid w:val="00B2476F"/>
    <w:rsid w:val="00B24BB7"/>
    <w:rsid w:val="00B24BB8"/>
    <w:rsid w:val="00B24DE5"/>
    <w:rsid w:val="00B24F63"/>
    <w:rsid w:val="00B24FE0"/>
    <w:rsid w:val="00B25664"/>
    <w:rsid w:val="00B25CCC"/>
    <w:rsid w:val="00B25D20"/>
    <w:rsid w:val="00B25E25"/>
    <w:rsid w:val="00B260CA"/>
    <w:rsid w:val="00B26B0B"/>
    <w:rsid w:val="00B26CEB"/>
    <w:rsid w:val="00B27458"/>
    <w:rsid w:val="00B27493"/>
    <w:rsid w:val="00B27641"/>
    <w:rsid w:val="00B27912"/>
    <w:rsid w:val="00B3000C"/>
    <w:rsid w:val="00B30326"/>
    <w:rsid w:val="00B30AB4"/>
    <w:rsid w:val="00B314A3"/>
    <w:rsid w:val="00B315DF"/>
    <w:rsid w:val="00B31D6C"/>
    <w:rsid w:val="00B320DF"/>
    <w:rsid w:val="00B3243B"/>
    <w:rsid w:val="00B3254C"/>
    <w:rsid w:val="00B32695"/>
    <w:rsid w:val="00B32A24"/>
    <w:rsid w:val="00B32E75"/>
    <w:rsid w:val="00B330C0"/>
    <w:rsid w:val="00B3311A"/>
    <w:rsid w:val="00B33663"/>
    <w:rsid w:val="00B339F9"/>
    <w:rsid w:val="00B33B6D"/>
    <w:rsid w:val="00B33F72"/>
    <w:rsid w:val="00B341FC"/>
    <w:rsid w:val="00B3470F"/>
    <w:rsid w:val="00B34D85"/>
    <w:rsid w:val="00B34EC4"/>
    <w:rsid w:val="00B350CA"/>
    <w:rsid w:val="00B3526C"/>
    <w:rsid w:val="00B35800"/>
    <w:rsid w:val="00B35F3A"/>
    <w:rsid w:val="00B3604A"/>
    <w:rsid w:val="00B3607A"/>
    <w:rsid w:val="00B364BC"/>
    <w:rsid w:val="00B3665C"/>
    <w:rsid w:val="00B36929"/>
    <w:rsid w:val="00B36A20"/>
    <w:rsid w:val="00B36A32"/>
    <w:rsid w:val="00B36D48"/>
    <w:rsid w:val="00B37520"/>
    <w:rsid w:val="00B37589"/>
    <w:rsid w:val="00B3773F"/>
    <w:rsid w:val="00B3777D"/>
    <w:rsid w:val="00B40237"/>
    <w:rsid w:val="00B407AF"/>
    <w:rsid w:val="00B40848"/>
    <w:rsid w:val="00B4088D"/>
    <w:rsid w:val="00B408BC"/>
    <w:rsid w:val="00B408FA"/>
    <w:rsid w:val="00B40F43"/>
    <w:rsid w:val="00B411E8"/>
    <w:rsid w:val="00B41392"/>
    <w:rsid w:val="00B414A0"/>
    <w:rsid w:val="00B41AE5"/>
    <w:rsid w:val="00B41D35"/>
    <w:rsid w:val="00B4249C"/>
    <w:rsid w:val="00B42DC2"/>
    <w:rsid w:val="00B42FB5"/>
    <w:rsid w:val="00B42FCB"/>
    <w:rsid w:val="00B42FF3"/>
    <w:rsid w:val="00B43154"/>
    <w:rsid w:val="00B433F7"/>
    <w:rsid w:val="00B43A25"/>
    <w:rsid w:val="00B43AEF"/>
    <w:rsid w:val="00B43B5D"/>
    <w:rsid w:val="00B452AB"/>
    <w:rsid w:val="00B452EA"/>
    <w:rsid w:val="00B459E4"/>
    <w:rsid w:val="00B45AAD"/>
    <w:rsid w:val="00B45B09"/>
    <w:rsid w:val="00B46052"/>
    <w:rsid w:val="00B46327"/>
    <w:rsid w:val="00B464E4"/>
    <w:rsid w:val="00B469CA"/>
    <w:rsid w:val="00B46F2B"/>
    <w:rsid w:val="00B4727D"/>
    <w:rsid w:val="00B479C5"/>
    <w:rsid w:val="00B47BDF"/>
    <w:rsid w:val="00B50589"/>
    <w:rsid w:val="00B50756"/>
    <w:rsid w:val="00B508DC"/>
    <w:rsid w:val="00B50A0F"/>
    <w:rsid w:val="00B50AEF"/>
    <w:rsid w:val="00B50C8D"/>
    <w:rsid w:val="00B510B4"/>
    <w:rsid w:val="00B512AB"/>
    <w:rsid w:val="00B5194E"/>
    <w:rsid w:val="00B51EB6"/>
    <w:rsid w:val="00B51EFF"/>
    <w:rsid w:val="00B51FBD"/>
    <w:rsid w:val="00B521BE"/>
    <w:rsid w:val="00B52345"/>
    <w:rsid w:val="00B52506"/>
    <w:rsid w:val="00B52C55"/>
    <w:rsid w:val="00B53639"/>
    <w:rsid w:val="00B53BAB"/>
    <w:rsid w:val="00B53C30"/>
    <w:rsid w:val="00B53F50"/>
    <w:rsid w:val="00B5541F"/>
    <w:rsid w:val="00B5574C"/>
    <w:rsid w:val="00B55E3E"/>
    <w:rsid w:val="00B55F4E"/>
    <w:rsid w:val="00B56588"/>
    <w:rsid w:val="00B569A5"/>
    <w:rsid w:val="00B56E30"/>
    <w:rsid w:val="00B570E4"/>
    <w:rsid w:val="00B5795E"/>
    <w:rsid w:val="00B57DF8"/>
    <w:rsid w:val="00B60053"/>
    <w:rsid w:val="00B61572"/>
    <w:rsid w:val="00B61A5F"/>
    <w:rsid w:val="00B61A78"/>
    <w:rsid w:val="00B61B04"/>
    <w:rsid w:val="00B61ECD"/>
    <w:rsid w:val="00B62A17"/>
    <w:rsid w:val="00B62F52"/>
    <w:rsid w:val="00B63104"/>
    <w:rsid w:val="00B6337A"/>
    <w:rsid w:val="00B634B5"/>
    <w:rsid w:val="00B63A0D"/>
    <w:rsid w:val="00B63BE2"/>
    <w:rsid w:val="00B6423A"/>
    <w:rsid w:val="00B6436A"/>
    <w:rsid w:val="00B647AD"/>
    <w:rsid w:val="00B648B3"/>
    <w:rsid w:val="00B65C99"/>
    <w:rsid w:val="00B661B3"/>
    <w:rsid w:val="00B666EC"/>
    <w:rsid w:val="00B6686A"/>
    <w:rsid w:val="00B668B0"/>
    <w:rsid w:val="00B66AD6"/>
    <w:rsid w:val="00B66B81"/>
    <w:rsid w:val="00B66B85"/>
    <w:rsid w:val="00B66E39"/>
    <w:rsid w:val="00B66FEA"/>
    <w:rsid w:val="00B67679"/>
    <w:rsid w:val="00B67CAB"/>
    <w:rsid w:val="00B67E86"/>
    <w:rsid w:val="00B700BE"/>
    <w:rsid w:val="00B7038E"/>
    <w:rsid w:val="00B70468"/>
    <w:rsid w:val="00B7069F"/>
    <w:rsid w:val="00B70843"/>
    <w:rsid w:val="00B70A3E"/>
    <w:rsid w:val="00B70A9B"/>
    <w:rsid w:val="00B71971"/>
    <w:rsid w:val="00B71BFF"/>
    <w:rsid w:val="00B71E4A"/>
    <w:rsid w:val="00B71FB8"/>
    <w:rsid w:val="00B7207E"/>
    <w:rsid w:val="00B72082"/>
    <w:rsid w:val="00B72239"/>
    <w:rsid w:val="00B72F31"/>
    <w:rsid w:val="00B73403"/>
    <w:rsid w:val="00B73717"/>
    <w:rsid w:val="00B73EC0"/>
    <w:rsid w:val="00B740E0"/>
    <w:rsid w:val="00B7417A"/>
    <w:rsid w:val="00B742EF"/>
    <w:rsid w:val="00B746C1"/>
    <w:rsid w:val="00B752D1"/>
    <w:rsid w:val="00B75720"/>
    <w:rsid w:val="00B759A9"/>
    <w:rsid w:val="00B75FC6"/>
    <w:rsid w:val="00B769E2"/>
    <w:rsid w:val="00B77172"/>
    <w:rsid w:val="00B77523"/>
    <w:rsid w:val="00B77F09"/>
    <w:rsid w:val="00B8043E"/>
    <w:rsid w:val="00B8078F"/>
    <w:rsid w:val="00B810A7"/>
    <w:rsid w:val="00B81507"/>
    <w:rsid w:val="00B81B33"/>
    <w:rsid w:val="00B81DC0"/>
    <w:rsid w:val="00B82C36"/>
    <w:rsid w:val="00B82E90"/>
    <w:rsid w:val="00B83BE6"/>
    <w:rsid w:val="00B83D43"/>
    <w:rsid w:val="00B84166"/>
    <w:rsid w:val="00B84533"/>
    <w:rsid w:val="00B846B1"/>
    <w:rsid w:val="00B84AD6"/>
    <w:rsid w:val="00B84B99"/>
    <w:rsid w:val="00B8597B"/>
    <w:rsid w:val="00B85D51"/>
    <w:rsid w:val="00B85ED1"/>
    <w:rsid w:val="00B85F4C"/>
    <w:rsid w:val="00B86E1F"/>
    <w:rsid w:val="00B870C8"/>
    <w:rsid w:val="00B87176"/>
    <w:rsid w:val="00B8744F"/>
    <w:rsid w:val="00B8766B"/>
    <w:rsid w:val="00B87C9C"/>
    <w:rsid w:val="00B87E26"/>
    <w:rsid w:val="00B9012C"/>
    <w:rsid w:val="00B905DB"/>
    <w:rsid w:val="00B9086E"/>
    <w:rsid w:val="00B908FC"/>
    <w:rsid w:val="00B90B09"/>
    <w:rsid w:val="00B90C31"/>
    <w:rsid w:val="00B91243"/>
    <w:rsid w:val="00B915F0"/>
    <w:rsid w:val="00B91876"/>
    <w:rsid w:val="00B91C06"/>
    <w:rsid w:val="00B91EBC"/>
    <w:rsid w:val="00B9231B"/>
    <w:rsid w:val="00B92341"/>
    <w:rsid w:val="00B92393"/>
    <w:rsid w:val="00B925FE"/>
    <w:rsid w:val="00B929F6"/>
    <w:rsid w:val="00B92A43"/>
    <w:rsid w:val="00B92C6A"/>
    <w:rsid w:val="00B92CCE"/>
    <w:rsid w:val="00B92F40"/>
    <w:rsid w:val="00B92F9C"/>
    <w:rsid w:val="00B93231"/>
    <w:rsid w:val="00B934FA"/>
    <w:rsid w:val="00B936BB"/>
    <w:rsid w:val="00B93D13"/>
    <w:rsid w:val="00B941B4"/>
    <w:rsid w:val="00B941C0"/>
    <w:rsid w:val="00B9451C"/>
    <w:rsid w:val="00B94669"/>
    <w:rsid w:val="00B94A1C"/>
    <w:rsid w:val="00B94B43"/>
    <w:rsid w:val="00B951D8"/>
    <w:rsid w:val="00B95810"/>
    <w:rsid w:val="00B95C4E"/>
    <w:rsid w:val="00B95D79"/>
    <w:rsid w:val="00B9617F"/>
    <w:rsid w:val="00B96902"/>
    <w:rsid w:val="00B97447"/>
    <w:rsid w:val="00B975A4"/>
    <w:rsid w:val="00B978A7"/>
    <w:rsid w:val="00BA026F"/>
    <w:rsid w:val="00BA0550"/>
    <w:rsid w:val="00BA0988"/>
    <w:rsid w:val="00BA0F9D"/>
    <w:rsid w:val="00BA1084"/>
    <w:rsid w:val="00BA2129"/>
    <w:rsid w:val="00BA2191"/>
    <w:rsid w:val="00BA2733"/>
    <w:rsid w:val="00BA2E24"/>
    <w:rsid w:val="00BA2E41"/>
    <w:rsid w:val="00BA2F16"/>
    <w:rsid w:val="00BA303B"/>
    <w:rsid w:val="00BA3294"/>
    <w:rsid w:val="00BA3470"/>
    <w:rsid w:val="00BA38F5"/>
    <w:rsid w:val="00BA38F6"/>
    <w:rsid w:val="00BA39BD"/>
    <w:rsid w:val="00BA3AC9"/>
    <w:rsid w:val="00BA3DC2"/>
    <w:rsid w:val="00BA3E06"/>
    <w:rsid w:val="00BA40A1"/>
    <w:rsid w:val="00BA4152"/>
    <w:rsid w:val="00BA416F"/>
    <w:rsid w:val="00BA4296"/>
    <w:rsid w:val="00BA4389"/>
    <w:rsid w:val="00BA44A6"/>
    <w:rsid w:val="00BA44CF"/>
    <w:rsid w:val="00BA47B5"/>
    <w:rsid w:val="00BA4927"/>
    <w:rsid w:val="00BA4CBD"/>
    <w:rsid w:val="00BA4DA9"/>
    <w:rsid w:val="00BA4F77"/>
    <w:rsid w:val="00BA539B"/>
    <w:rsid w:val="00BA5429"/>
    <w:rsid w:val="00BA5B24"/>
    <w:rsid w:val="00BA5D45"/>
    <w:rsid w:val="00BA61D1"/>
    <w:rsid w:val="00BA7131"/>
    <w:rsid w:val="00BA723E"/>
    <w:rsid w:val="00BA7534"/>
    <w:rsid w:val="00BA78FC"/>
    <w:rsid w:val="00BA7D1E"/>
    <w:rsid w:val="00BB03FC"/>
    <w:rsid w:val="00BB07B3"/>
    <w:rsid w:val="00BB0DF1"/>
    <w:rsid w:val="00BB1249"/>
    <w:rsid w:val="00BB13F6"/>
    <w:rsid w:val="00BB1A28"/>
    <w:rsid w:val="00BB1F8F"/>
    <w:rsid w:val="00BB25AB"/>
    <w:rsid w:val="00BB27A9"/>
    <w:rsid w:val="00BB2A39"/>
    <w:rsid w:val="00BB2DD3"/>
    <w:rsid w:val="00BB2EE7"/>
    <w:rsid w:val="00BB3580"/>
    <w:rsid w:val="00BB3B11"/>
    <w:rsid w:val="00BB3D51"/>
    <w:rsid w:val="00BB3F17"/>
    <w:rsid w:val="00BB409A"/>
    <w:rsid w:val="00BB4112"/>
    <w:rsid w:val="00BB49F9"/>
    <w:rsid w:val="00BB4B0F"/>
    <w:rsid w:val="00BB4CAA"/>
    <w:rsid w:val="00BB5313"/>
    <w:rsid w:val="00BB53CC"/>
    <w:rsid w:val="00BB5BC8"/>
    <w:rsid w:val="00BB5E5A"/>
    <w:rsid w:val="00BB5F95"/>
    <w:rsid w:val="00BB6285"/>
    <w:rsid w:val="00BB671F"/>
    <w:rsid w:val="00BB6A45"/>
    <w:rsid w:val="00BB6DE5"/>
    <w:rsid w:val="00BB73B0"/>
    <w:rsid w:val="00BB7611"/>
    <w:rsid w:val="00BB7AD9"/>
    <w:rsid w:val="00BC02E3"/>
    <w:rsid w:val="00BC07C8"/>
    <w:rsid w:val="00BC0A62"/>
    <w:rsid w:val="00BC0B76"/>
    <w:rsid w:val="00BC139D"/>
    <w:rsid w:val="00BC1793"/>
    <w:rsid w:val="00BC256E"/>
    <w:rsid w:val="00BC2E09"/>
    <w:rsid w:val="00BC3A06"/>
    <w:rsid w:val="00BC442D"/>
    <w:rsid w:val="00BC4713"/>
    <w:rsid w:val="00BC4A36"/>
    <w:rsid w:val="00BC4A5A"/>
    <w:rsid w:val="00BC4B44"/>
    <w:rsid w:val="00BC4CA5"/>
    <w:rsid w:val="00BC4D46"/>
    <w:rsid w:val="00BC4ED5"/>
    <w:rsid w:val="00BC5331"/>
    <w:rsid w:val="00BC59D7"/>
    <w:rsid w:val="00BC5A79"/>
    <w:rsid w:val="00BC5C67"/>
    <w:rsid w:val="00BC5CB6"/>
    <w:rsid w:val="00BC5DD2"/>
    <w:rsid w:val="00BC5E3F"/>
    <w:rsid w:val="00BC607C"/>
    <w:rsid w:val="00BC62D8"/>
    <w:rsid w:val="00BC6695"/>
    <w:rsid w:val="00BC6A1C"/>
    <w:rsid w:val="00BC6F0C"/>
    <w:rsid w:val="00BC6F4C"/>
    <w:rsid w:val="00BC7108"/>
    <w:rsid w:val="00BC76F0"/>
    <w:rsid w:val="00BC7727"/>
    <w:rsid w:val="00BD02F9"/>
    <w:rsid w:val="00BD0435"/>
    <w:rsid w:val="00BD049C"/>
    <w:rsid w:val="00BD0841"/>
    <w:rsid w:val="00BD09EB"/>
    <w:rsid w:val="00BD0FE4"/>
    <w:rsid w:val="00BD1138"/>
    <w:rsid w:val="00BD124E"/>
    <w:rsid w:val="00BD1AF8"/>
    <w:rsid w:val="00BD253E"/>
    <w:rsid w:val="00BD25C4"/>
    <w:rsid w:val="00BD270D"/>
    <w:rsid w:val="00BD2F7C"/>
    <w:rsid w:val="00BD3296"/>
    <w:rsid w:val="00BD32AA"/>
    <w:rsid w:val="00BD3372"/>
    <w:rsid w:val="00BD3494"/>
    <w:rsid w:val="00BD35CF"/>
    <w:rsid w:val="00BD373F"/>
    <w:rsid w:val="00BD3C46"/>
    <w:rsid w:val="00BD3C86"/>
    <w:rsid w:val="00BD3CDA"/>
    <w:rsid w:val="00BD435B"/>
    <w:rsid w:val="00BD4946"/>
    <w:rsid w:val="00BD4C6F"/>
    <w:rsid w:val="00BD4F5D"/>
    <w:rsid w:val="00BD4F71"/>
    <w:rsid w:val="00BD5078"/>
    <w:rsid w:val="00BD5743"/>
    <w:rsid w:val="00BD57B6"/>
    <w:rsid w:val="00BD5929"/>
    <w:rsid w:val="00BD5A60"/>
    <w:rsid w:val="00BD5B85"/>
    <w:rsid w:val="00BD5ECA"/>
    <w:rsid w:val="00BD6128"/>
    <w:rsid w:val="00BD6178"/>
    <w:rsid w:val="00BD6CC1"/>
    <w:rsid w:val="00BD6DAE"/>
    <w:rsid w:val="00BD6DD7"/>
    <w:rsid w:val="00BD6DEF"/>
    <w:rsid w:val="00BD700E"/>
    <w:rsid w:val="00BD7238"/>
    <w:rsid w:val="00BD7302"/>
    <w:rsid w:val="00BD74F1"/>
    <w:rsid w:val="00BD79A6"/>
    <w:rsid w:val="00BE0263"/>
    <w:rsid w:val="00BE02F7"/>
    <w:rsid w:val="00BE0DD8"/>
    <w:rsid w:val="00BE10D0"/>
    <w:rsid w:val="00BE1C81"/>
    <w:rsid w:val="00BE1FCE"/>
    <w:rsid w:val="00BE300E"/>
    <w:rsid w:val="00BE31E3"/>
    <w:rsid w:val="00BE33AA"/>
    <w:rsid w:val="00BE396E"/>
    <w:rsid w:val="00BE3F63"/>
    <w:rsid w:val="00BE3F71"/>
    <w:rsid w:val="00BE486F"/>
    <w:rsid w:val="00BE5461"/>
    <w:rsid w:val="00BE599B"/>
    <w:rsid w:val="00BE66FB"/>
    <w:rsid w:val="00BE6A3D"/>
    <w:rsid w:val="00BE6A86"/>
    <w:rsid w:val="00BE6FB6"/>
    <w:rsid w:val="00BE6FDD"/>
    <w:rsid w:val="00BE7130"/>
    <w:rsid w:val="00BE72C1"/>
    <w:rsid w:val="00BE7449"/>
    <w:rsid w:val="00BE7502"/>
    <w:rsid w:val="00BE75F9"/>
    <w:rsid w:val="00BF0978"/>
    <w:rsid w:val="00BF0D49"/>
    <w:rsid w:val="00BF0DBF"/>
    <w:rsid w:val="00BF155B"/>
    <w:rsid w:val="00BF1592"/>
    <w:rsid w:val="00BF183A"/>
    <w:rsid w:val="00BF18BF"/>
    <w:rsid w:val="00BF1A0C"/>
    <w:rsid w:val="00BF1BF1"/>
    <w:rsid w:val="00BF1C70"/>
    <w:rsid w:val="00BF210F"/>
    <w:rsid w:val="00BF287B"/>
    <w:rsid w:val="00BF29CC"/>
    <w:rsid w:val="00BF3AF7"/>
    <w:rsid w:val="00BF3D13"/>
    <w:rsid w:val="00BF3D23"/>
    <w:rsid w:val="00BF5466"/>
    <w:rsid w:val="00BF56F4"/>
    <w:rsid w:val="00BF5794"/>
    <w:rsid w:val="00BF5DB0"/>
    <w:rsid w:val="00BF62D6"/>
    <w:rsid w:val="00BF6366"/>
    <w:rsid w:val="00BF6694"/>
    <w:rsid w:val="00BF6B1C"/>
    <w:rsid w:val="00BF6C62"/>
    <w:rsid w:val="00BF6E8B"/>
    <w:rsid w:val="00BF6EEE"/>
    <w:rsid w:val="00BF741D"/>
    <w:rsid w:val="00BF7430"/>
    <w:rsid w:val="00BF745A"/>
    <w:rsid w:val="00BF74E7"/>
    <w:rsid w:val="00BF7554"/>
    <w:rsid w:val="00BF780D"/>
    <w:rsid w:val="00BF7A66"/>
    <w:rsid w:val="00BF7ADF"/>
    <w:rsid w:val="00BF7DBC"/>
    <w:rsid w:val="00C0036C"/>
    <w:rsid w:val="00C00550"/>
    <w:rsid w:val="00C00813"/>
    <w:rsid w:val="00C00E3A"/>
    <w:rsid w:val="00C00FF7"/>
    <w:rsid w:val="00C011BE"/>
    <w:rsid w:val="00C0143C"/>
    <w:rsid w:val="00C019C7"/>
    <w:rsid w:val="00C01C50"/>
    <w:rsid w:val="00C01E38"/>
    <w:rsid w:val="00C029A6"/>
    <w:rsid w:val="00C032F6"/>
    <w:rsid w:val="00C03D7D"/>
    <w:rsid w:val="00C03FD3"/>
    <w:rsid w:val="00C04190"/>
    <w:rsid w:val="00C04301"/>
    <w:rsid w:val="00C047DD"/>
    <w:rsid w:val="00C049FE"/>
    <w:rsid w:val="00C04DFF"/>
    <w:rsid w:val="00C0552F"/>
    <w:rsid w:val="00C055FB"/>
    <w:rsid w:val="00C0563D"/>
    <w:rsid w:val="00C05FB8"/>
    <w:rsid w:val="00C0601C"/>
    <w:rsid w:val="00C0602B"/>
    <w:rsid w:val="00C0632A"/>
    <w:rsid w:val="00C06549"/>
    <w:rsid w:val="00C06F58"/>
    <w:rsid w:val="00C0765B"/>
    <w:rsid w:val="00C07AB1"/>
    <w:rsid w:val="00C07B23"/>
    <w:rsid w:val="00C07C1B"/>
    <w:rsid w:val="00C10796"/>
    <w:rsid w:val="00C108D7"/>
    <w:rsid w:val="00C10ADE"/>
    <w:rsid w:val="00C10C42"/>
    <w:rsid w:val="00C11179"/>
    <w:rsid w:val="00C111EE"/>
    <w:rsid w:val="00C112BA"/>
    <w:rsid w:val="00C1140A"/>
    <w:rsid w:val="00C11976"/>
    <w:rsid w:val="00C119A4"/>
    <w:rsid w:val="00C12667"/>
    <w:rsid w:val="00C12B87"/>
    <w:rsid w:val="00C1371F"/>
    <w:rsid w:val="00C13BED"/>
    <w:rsid w:val="00C13D0F"/>
    <w:rsid w:val="00C1412E"/>
    <w:rsid w:val="00C14B09"/>
    <w:rsid w:val="00C15937"/>
    <w:rsid w:val="00C15AE4"/>
    <w:rsid w:val="00C15B12"/>
    <w:rsid w:val="00C15EC3"/>
    <w:rsid w:val="00C16321"/>
    <w:rsid w:val="00C16BD5"/>
    <w:rsid w:val="00C16DA2"/>
    <w:rsid w:val="00C16DB8"/>
    <w:rsid w:val="00C16FEB"/>
    <w:rsid w:val="00C1755B"/>
    <w:rsid w:val="00C175A1"/>
    <w:rsid w:val="00C175EA"/>
    <w:rsid w:val="00C178A7"/>
    <w:rsid w:val="00C17F35"/>
    <w:rsid w:val="00C2003D"/>
    <w:rsid w:val="00C20057"/>
    <w:rsid w:val="00C203A4"/>
    <w:rsid w:val="00C206C9"/>
    <w:rsid w:val="00C20B8B"/>
    <w:rsid w:val="00C20BF0"/>
    <w:rsid w:val="00C21012"/>
    <w:rsid w:val="00C21376"/>
    <w:rsid w:val="00C2278F"/>
    <w:rsid w:val="00C229A3"/>
    <w:rsid w:val="00C229F1"/>
    <w:rsid w:val="00C22C5D"/>
    <w:rsid w:val="00C23600"/>
    <w:rsid w:val="00C237BC"/>
    <w:rsid w:val="00C23B52"/>
    <w:rsid w:val="00C24155"/>
    <w:rsid w:val="00C2461B"/>
    <w:rsid w:val="00C2494C"/>
    <w:rsid w:val="00C24C43"/>
    <w:rsid w:val="00C2510F"/>
    <w:rsid w:val="00C253EA"/>
    <w:rsid w:val="00C25547"/>
    <w:rsid w:val="00C25716"/>
    <w:rsid w:val="00C257CD"/>
    <w:rsid w:val="00C25C52"/>
    <w:rsid w:val="00C25FA4"/>
    <w:rsid w:val="00C262C1"/>
    <w:rsid w:val="00C262EC"/>
    <w:rsid w:val="00C26D42"/>
    <w:rsid w:val="00C2746E"/>
    <w:rsid w:val="00C27542"/>
    <w:rsid w:val="00C2776A"/>
    <w:rsid w:val="00C27AD8"/>
    <w:rsid w:val="00C27E04"/>
    <w:rsid w:val="00C3027E"/>
    <w:rsid w:val="00C30280"/>
    <w:rsid w:val="00C302AD"/>
    <w:rsid w:val="00C30BDB"/>
    <w:rsid w:val="00C30E62"/>
    <w:rsid w:val="00C3133B"/>
    <w:rsid w:val="00C32214"/>
    <w:rsid w:val="00C327E4"/>
    <w:rsid w:val="00C328F9"/>
    <w:rsid w:val="00C32A25"/>
    <w:rsid w:val="00C33083"/>
    <w:rsid w:val="00C330AF"/>
    <w:rsid w:val="00C3311F"/>
    <w:rsid w:val="00C332C9"/>
    <w:rsid w:val="00C33466"/>
    <w:rsid w:val="00C3347A"/>
    <w:rsid w:val="00C3358D"/>
    <w:rsid w:val="00C3383A"/>
    <w:rsid w:val="00C33EA2"/>
    <w:rsid w:val="00C34037"/>
    <w:rsid w:val="00C3415C"/>
    <w:rsid w:val="00C345F6"/>
    <w:rsid w:val="00C34988"/>
    <w:rsid w:val="00C34B55"/>
    <w:rsid w:val="00C350F1"/>
    <w:rsid w:val="00C35121"/>
    <w:rsid w:val="00C35833"/>
    <w:rsid w:val="00C35C51"/>
    <w:rsid w:val="00C35C90"/>
    <w:rsid w:val="00C35EB5"/>
    <w:rsid w:val="00C36603"/>
    <w:rsid w:val="00C36846"/>
    <w:rsid w:val="00C368C1"/>
    <w:rsid w:val="00C36973"/>
    <w:rsid w:val="00C36C4F"/>
    <w:rsid w:val="00C36E8E"/>
    <w:rsid w:val="00C37490"/>
    <w:rsid w:val="00C37619"/>
    <w:rsid w:val="00C378A7"/>
    <w:rsid w:val="00C37AD1"/>
    <w:rsid w:val="00C37B5A"/>
    <w:rsid w:val="00C37B94"/>
    <w:rsid w:val="00C37DA9"/>
    <w:rsid w:val="00C40334"/>
    <w:rsid w:val="00C4088D"/>
    <w:rsid w:val="00C409F5"/>
    <w:rsid w:val="00C40B4C"/>
    <w:rsid w:val="00C412F7"/>
    <w:rsid w:val="00C41459"/>
    <w:rsid w:val="00C4149B"/>
    <w:rsid w:val="00C419ED"/>
    <w:rsid w:val="00C41B85"/>
    <w:rsid w:val="00C42656"/>
    <w:rsid w:val="00C42841"/>
    <w:rsid w:val="00C428AC"/>
    <w:rsid w:val="00C42DD1"/>
    <w:rsid w:val="00C42FD4"/>
    <w:rsid w:val="00C431E2"/>
    <w:rsid w:val="00C43679"/>
    <w:rsid w:val="00C43707"/>
    <w:rsid w:val="00C43774"/>
    <w:rsid w:val="00C43947"/>
    <w:rsid w:val="00C43D38"/>
    <w:rsid w:val="00C44949"/>
    <w:rsid w:val="00C449B2"/>
    <w:rsid w:val="00C44AFA"/>
    <w:rsid w:val="00C45053"/>
    <w:rsid w:val="00C4559A"/>
    <w:rsid w:val="00C456CF"/>
    <w:rsid w:val="00C458E4"/>
    <w:rsid w:val="00C45FF3"/>
    <w:rsid w:val="00C46233"/>
    <w:rsid w:val="00C46368"/>
    <w:rsid w:val="00C46815"/>
    <w:rsid w:val="00C46B6D"/>
    <w:rsid w:val="00C472ED"/>
    <w:rsid w:val="00C477BE"/>
    <w:rsid w:val="00C47830"/>
    <w:rsid w:val="00C47BCF"/>
    <w:rsid w:val="00C5025D"/>
    <w:rsid w:val="00C5039F"/>
    <w:rsid w:val="00C503FA"/>
    <w:rsid w:val="00C5119C"/>
    <w:rsid w:val="00C515C1"/>
    <w:rsid w:val="00C51698"/>
    <w:rsid w:val="00C51A6A"/>
    <w:rsid w:val="00C52B85"/>
    <w:rsid w:val="00C52C17"/>
    <w:rsid w:val="00C52DCC"/>
    <w:rsid w:val="00C53224"/>
    <w:rsid w:val="00C5336D"/>
    <w:rsid w:val="00C53F73"/>
    <w:rsid w:val="00C5418D"/>
    <w:rsid w:val="00C54516"/>
    <w:rsid w:val="00C54BCA"/>
    <w:rsid w:val="00C54C8A"/>
    <w:rsid w:val="00C54EA6"/>
    <w:rsid w:val="00C5531F"/>
    <w:rsid w:val="00C556B2"/>
    <w:rsid w:val="00C5592F"/>
    <w:rsid w:val="00C55C51"/>
    <w:rsid w:val="00C55C62"/>
    <w:rsid w:val="00C561E8"/>
    <w:rsid w:val="00C562EC"/>
    <w:rsid w:val="00C5641F"/>
    <w:rsid w:val="00C56C43"/>
    <w:rsid w:val="00C56C45"/>
    <w:rsid w:val="00C56CE6"/>
    <w:rsid w:val="00C56E02"/>
    <w:rsid w:val="00C57024"/>
    <w:rsid w:val="00C57699"/>
    <w:rsid w:val="00C60AF0"/>
    <w:rsid w:val="00C60AF8"/>
    <w:rsid w:val="00C60BD3"/>
    <w:rsid w:val="00C60F18"/>
    <w:rsid w:val="00C61066"/>
    <w:rsid w:val="00C6143B"/>
    <w:rsid w:val="00C6175F"/>
    <w:rsid w:val="00C61828"/>
    <w:rsid w:val="00C61D16"/>
    <w:rsid w:val="00C62165"/>
    <w:rsid w:val="00C62218"/>
    <w:rsid w:val="00C629D2"/>
    <w:rsid w:val="00C62F69"/>
    <w:rsid w:val="00C63265"/>
    <w:rsid w:val="00C638C5"/>
    <w:rsid w:val="00C63F59"/>
    <w:rsid w:val="00C64362"/>
    <w:rsid w:val="00C655B1"/>
    <w:rsid w:val="00C6568B"/>
    <w:rsid w:val="00C657DF"/>
    <w:rsid w:val="00C65A73"/>
    <w:rsid w:val="00C65B3F"/>
    <w:rsid w:val="00C6616B"/>
    <w:rsid w:val="00C661E2"/>
    <w:rsid w:val="00C66471"/>
    <w:rsid w:val="00C66964"/>
    <w:rsid w:val="00C66C44"/>
    <w:rsid w:val="00C66D2B"/>
    <w:rsid w:val="00C66D5A"/>
    <w:rsid w:val="00C66EB9"/>
    <w:rsid w:val="00C67096"/>
    <w:rsid w:val="00C6736D"/>
    <w:rsid w:val="00C67611"/>
    <w:rsid w:val="00C67817"/>
    <w:rsid w:val="00C67A3E"/>
    <w:rsid w:val="00C67A76"/>
    <w:rsid w:val="00C67AFE"/>
    <w:rsid w:val="00C70003"/>
    <w:rsid w:val="00C70041"/>
    <w:rsid w:val="00C7027C"/>
    <w:rsid w:val="00C703A0"/>
    <w:rsid w:val="00C7045E"/>
    <w:rsid w:val="00C706A6"/>
    <w:rsid w:val="00C7099E"/>
    <w:rsid w:val="00C70B0D"/>
    <w:rsid w:val="00C70DB8"/>
    <w:rsid w:val="00C70EE2"/>
    <w:rsid w:val="00C713A1"/>
    <w:rsid w:val="00C71ED5"/>
    <w:rsid w:val="00C72690"/>
    <w:rsid w:val="00C729FC"/>
    <w:rsid w:val="00C72BA2"/>
    <w:rsid w:val="00C73210"/>
    <w:rsid w:val="00C738A1"/>
    <w:rsid w:val="00C73A6A"/>
    <w:rsid w:val="00C73AD8"/>
    <w:rsid w:val="00C748D4"/>
    <w:rsid w:val="00C74A90"/>
    <w:rsid w:val="00C74E2D"/>
    <w:rsid w:val="00C74F68"/>
    <w:rsid w:val="00C75075"/>
    <w:rsid w:val="00C75425"/>
    <w:rsid w:val="00C75641"/>
    <w:rsid w:val="00C7567F"/>
    <w:rsid w:val="00C7579A"/>
    <w:rsid w:val="00C75D51"/>
    <w:rsid w:val="00C76000"/>
    <w:rsid w:val="00C76204"/>
    <w:rsid w:val="00C766AE"/>
    <w:rsid w:val="00C769D6"/>
    <w:rsid w:val="00C76B7C"/>
    <w:rsid w:val="00C76F6E"/>
    <w:rsid w:val="00C774D7"/>
    <w:rsid w:val="00C77593"/>
    <w:rsid w:val="00C778A0"/>
    <w:rsid w:val="00C77B02"/>
    <w:rsid w:val="00C77C84"/>
    <w:rsid w:val="00C77D09"/>
    <w:rsid w:val="00C8052B"/>
    <w:rsid w:val="00C80AD3"/>
    <w:rsid w:val="00C80B94"/>
    <w:rsid w:val="00C80E30"/>
    <w:rsid w:val="00C81289"/>
    <w:rsid w:val="00C8225A"/>
    <w:rsid w:val="00C8237B"/>
    <w:rsid w:val="00C8278D"/>
    <w:rsid w:val="00C828A6"/>
    <w:rsid w:val="00C829E5"/>
    <w:rsid w:val="00C83254"/>
    <w:rsid w:val="00C834A0"/>
    <w:rsid w:val="00C8412C"/>
    <w:rsid w:val="00C841C2"/>
    <w:rsid w:val="00C84710"/>
    <w:rsid w:val="00C84CA3"/>
    <w:rsid w:val="00C853D1"/>
    <w:rsid w:val="00C85458"/>
    <w:rsid w:val="00C86249"/>
    <w:rsid w:val="00C866A6"/>
    <w:rsid w:val="00C86F73"/>
    <w:rsid w:val="00C8700D"/>
    <w:rsid w:val="00C8711C"/>
    <w:rsid w:val="00C87197"/>
    <w:rsid w:val="00C87487"/>
    <w:rsid w:val="00C87530"/>
    <w:rsid w:val="00C8774B"/>
    <w:rsid w:val="00C8775B"/>
    <w:rsid w:val="00C87ABA"/>
    <w:rsid w:val="00C90086"/>
    <w:rsid w:val="00C910E3"/>
    <w:rsid w:val="00C9152C"/>
    <w:rsid w:val="00C9167F"/>
    <w:rsid w:val="00C91AE9"/>
    <w:rsid w:val="00C91E5A"/>
    <w:rsid w:val="00C920DD"/>
    <w:rsid w:val="00C92BA1"/>
    <w:rsid w:val="00C92F21"/>
    <w:rsid w:val="00C93ACF"/>
    <w:rsid w:val="00C9420F"/>
    <w:rsid w:val="00C94307"/>
    <w:rsid w:val="00C9456F"/>
    <w:rsid w:val="00C94849"/>
    <w:rsid w:val="00C94F72"/>
    <w:rsid w:val="00C95141"/>
    <w:rsid w:val="00C95208"/>
    <w:rsid w:val="00C953A9"/>
    <w:rsid w:val="00C95749"/>
    <w:rsid w:val="00C95ED7"/>
    <w:rsid w:val="00C96093"/>
    <w:rsid w:val="00C96481"/>
    <w:rsid w:val="00C9681E"/>
    <w:rsid w:val="00C9691F"/>
    <w:rsid w:val="00C9695C"/>
    <w:rsid w:val="00C970B7"/>
    <w:rsid w:val="00C9732D"/>
    <w:rsid w:val="00C977D1"/>
    <w:rsid w:val="00C97B19"/>
    <w:rsid w:val="00C97D18"/>
    <w:rsid w:val="00C97E83"/>
    <w:rsid w:val="00CA0722"/>
    <w:rsid w:val="00CA0C4D"/>
    <w:rsid w:val="00CA0FD6"/>
    <w:rsid w:val="00CA1042"/>
    <w:rsid w:val="00CA1E18"/>
    <w:rsid w:val="00CA2986"/>
    <w:rsid w:val="00CA2B81"/>
    <w:rsid w:val="00CA2CCA"/>
    <w:rsid w:val="00CA32CE"/>
    <w:rsid w:val="00CA3A7F"/>
    <w:rsid w:val="00CA403C"/>
    <w:rsid w:val="00CA46F1"/>
    <w:rsid w:val="00CA475F"/>
    <w:rsid w:val="00CA5009"/>
    <w:rsid w:val="00CA5445"/>
    <w:rsid w:val="00CA5619"/>
    <w:rsid w:val="00CA5675"/>
    <w:rsid w:val="00CA5876"/>
    <w:rsid w:val="00CA5B6D"/>
    <w:rsid w:val="00CA5F70"/>
    <w:rsid w:val="00CA62D4"/>
    <w:rsid w:val="00CA6366"/>
    <w:rsid w:val="00CA6471"/>
    <w:rsid w:val="00CA65C5"/>
    <w:rsid w:val="00CA6801"/>
    <w:rsid w:val="00CA6B50"/>
    <w:rsid w:val="00CA6BBA"/>
    <w:rsid w:val="00CA6E7B"/>
    <w:rsid w:val="00CA6F1B"/>
    <w:rsid w:val="00CA70E0"/>
    <w:rsid w:val="00CA72FA"/>
    <w:rsid w:val="00CA732B"/>
    <w:rsid w:val="00CA760F"/>
    <w:rsid w:val="00CA7725"/>
    <w:rsid w:val="00CA7784"/>
    <w:rsid w:val="00CA799A"/>
    <w:rsid w:val="00CB0B75"/>
    <w:rsid w:val="00CB10BC"/>
    <w:rsid w:val="00CB127C"/>
    <w:rsid w:val="00CB1AD1"/>
    <w:rsid w:val="00CB1C3A"/>
    <w:rsid w:val="00CB1E5A"/>
    <w:rsid w:val="00CB221C"/>
    <w:rsid w:val="00CB24B6"/>
    <w:rsid w:val="00CB2555"/>
    <w:rsid w:val="00CB2C89"/>
    <w:rsid w:val="00CB2EF3"/>
    <w:rsid w:val="00CB3080"/>
    <w:rsid w:val="00CB3347"/>
    <w:rsid w:val="00CB353E"/>
    <w:rsid w:val="00CB375B"/>
    <w:rsid w:val="00CB38F5"/>
    <w:rsid w:val="00CB3BBD"/>
    <w:rsid w:val="00CB3D42"/>
    <w:rsid w:val="00CB3F79"/>
    <w:rsid w:val="00CB40D6"/>
    <w:rsid w:val="00CB4428"/>
    <w:rsid w:val="00CB4769"/>
    <w:rsid w:val="00CB491C"/>
    <w:rsid w:val="00CB49AB"/>
    <w:rsid w:val="00CB4B5D"/>
    <w:rsid w:val="00CB4CAC"/>
    <w:rsid w:val="00CB4E09"/>
    <w:rsid w:val="00CB5367"/>
    <w:rsid w:val="00CB591D"/>
    <w:rsid w:val="00CB5C9F"/>
    <w:rsid w:val="00CB65B9"/>
    <w:rsid w:val="00CB660A"/>
    <w:rsid w:val="00CB7B60"/>
    <w:rsid w:val="00CB7EDF"/>
    <w:rsid w:val="00CC00BE"/>
    <w:rsid w:val="00CC05AA"/>
    <w:rsid w:val="00CC07EE"/>
    <w:rsid w:val="00CC0C3F"/>
    <w:rsid w:val="00CC1185"/>
    <w:rsid w:val="00CC1224"/>
    <w:rsid w:val="00CC152A"/>
    <w:rsid w:val="00CC19F1"/>
    <w:rsid w:val="00CC1A2D"/>
    <w:rsid w:val="00CC1BB1"/>
    <w:rsid w:val="00CC22B0"/>
    <w:rsid w:val="00CC2609"/>
    <w:rsid w:val="00CC3106"/>
    <w:rsid w:val="00CC31AD"/>
    <w:rsid w:val="00CC3469"/>
    <w:rsid w:val="00CC3960"/>
    <w:rsid w:val="00CC3C71"/>
    <w:rsid w:val="00CC42F2"/>
    <w:rsid w:val="00CC457D"/>
    <w:rsid w:val="00CC458A"/>
    <w:rsid w:val="00CC46A2"/>
    <w:rsid w:val="00CC4745"/>
    <w:rsid w:val="00CC47F2"/>
    <w:rsid w:val="00CC4892"/>
    <w:rsid w:val="00CC4921"/>
    <w:rsid w:val="00CC4CE6"/>
    <w:rsid w:val="00CC5336"/>
    <w:rsid w:val="00CC5A8E"/>
    <w:rsid w:val="00CC5AB6"/>
    <w:rsid w:val="00CC5C04"/>
    <w:rsid w:val="00CC5CA3"/>
    <w:rsid w:val="00CC5F67"/>
    <w:rsid w:val="00CC6037"/>
    <w:rsid w:val="00CC607B"/>
    <w:rsid w:val="00CC647A"/>
    <w:rsid w:val="00CC69E4"/>
    <w:rsid w:val="00CC6A49"/>
    <w:rsid w:val="00CC6B9B"/>
    <w:rsid w:val="00CC6BA9"/>
    <w:rsid w:val="00CC6CD5"/>
    <w:rsid w:val="00CC6FCD"/>
    <w:rsid w:val="00CC73A2"/>
    <w:rsid w:val="00CC7443"/>
    <w:rsid w:val="00CC7828"/>
    <w:rsid w:val="00CC79ED"/>
    <w:rsid w:val="00CC7D4E"/>
    <w:rsid w:val="00CC7F8B"/>
    <w:rsid w:val="00CD01C1"/>
    <w:rsid w:val="00CD01CA"/>
    <w:rsid w:val="00CD01F2"/>
    <w:rsid w:val="00CD03FD"/>
    <w:rsid w:val="00CD0552"/>
    <w:rsid w:val="00CD0AAE"/>
    <w:rsid w:val="00CD0C99"/>
    <w:rsid w:val="00CD1217"/>
    <w:rsid w:val="00CD152E"/>
    <w:rsid w:val="00CD1CAF"/>
    <w:rsid w:val="00CD1CE7"/>
    <w:rsid w:val="00CD203C"/>
    <w:rsid w:val="00CD2114"/>
    <w:rsid w:val="00CD23CC"/>
    <w:rsid w:val="00CD2560"/>
    <w:rsid w:val="00CD3908"/>
    <w:rsid w:val="00CD3BBB"/>
    <w:rsid w:val="00CD3D5B"/>
    <w:rsid w:val="00CD3DA7"/>
    <w:rsid w:val="00CD403E"/>
    <w:rsid w:val="00CD40BD"/>
    <w:rsid w:val="00CD40F5"/>
    <w:rsid w:val="00CD57BF"/>
    <w:rsid w:val="00CD5A2F"/>
    <w:rsid w:val="00CD5B0F"/>
    <w:rsid w:val="00CD6CF6"/>
    <w:rsid w:val="00CD6F74"/>
    <w:rsid w:val="00CD7E2F"/>
    <w:rsid w:val="00CE028B"/>
    <w:rsid w:val="00CE0A54"/>
    <w:rsid w:val="00CE0B20"/>
    <w:rsid w:val="00CE12CC"/>
    <w:rsid w:val="00CE14B1"/>
    <w:rsid w:val="00CE17B0"/>
    <w:rsid w:val="00CE1F5A"/>
    <w:rsid w:val="00CE1F66"/>
    <w:rsid w:val="00CE24A6"/>
    <w:rsid w:val="00CE26E1"/>
    <w:rsid w:val="00CE2A36"/>
    <w:rsid w:val="00CE2DB3"/>
    <w:rsid w:val="00CE2F56"/>
    <w:rsid w:val="00CE32A3"/>
    <w:rsid w:val="00CE33F8"/>
    <w:rsid w:val="00CE3691"/>
    <w:rsid w:val="00CE3713"/>
    <w:rsid w:val="00CE3B44"/>
    <w:rsid w:val="00CE4244"/>
    <w:rsid w:val="00CE4C38"/>
    <w:rsid w:val="00CE4D66"/>
    <w:rsid w:val="00CE4E2E"/>
    <w:rsid w:val="00CE5266"/>
    <w:rsid w:val="00CE5705"/>
    <w:rsid w:val="00CE5958"/>
    <w:rsid w:val="00CE59F9"/>
    <w:rsid w:val="00CE6731"/>
    <w:rsid w:val="00CE6A8E"/>
    <w:rsid w:val="00CE6B31"/>
    <w:rsid w:val="00CE6BDA"/>
    <w:rsid w:val="00CE6C6F"/>
    <w:rsid w:val="00CE6F44"/>
    <w:rsid w:val="00CE7395"/>
    <w:rsid w:val="00CE7397"/>
    <w:rsid w:val="00CE740F"/>
    <w:rsid w:val="00CE7912"/>
    <w:rsid w:val="00CE7CA6"/>
    <w:rsid w:val="00CE7D10"/>
    <w:rsid w:val="00CE7EE5"/>
    <w:rsid w:val="00CF0004"/>
    <w:rsid w:val="00CF019E"/>
    <w:rsid w:val="00CF026A"/>
    <w:rsid w:val="00CF027A"/>
    <w:rsid w:val="00CF02C3"/>
    <w:rsid w:val="00CF0512"/>
    <w:rsid w:val="00CF07E3"/>
    <w:rsid w:val="00CF11FC"/>
    <w:rsid w:val="00CF14A5"/>
    <w:rsid w:val="00CF14BB"/>
    <w:rsid w:val="00CF15E8"/>
    <w:rsid w:val="00CF1AF6"/>
    <w:rsid w:val="00CF1F04"/>
    <w:rsid w:val="00CF21BA"/>
    <w:rsid w:val="00CF238E"/>
    <w:rsid w:val="00CF25E4"/>
    <w:rsid w:val="00CF25F8"/>
    <w:rsid w:val="00CF26E4"/>
    <w:rsid w:val="00CF2D1D"/>
    <w:rsid w:val="00CF2E89"/>
    <w:rsid w:val="00CF3338"/>
    <w:rsid w:val="00CF336C"/>
    <w:rsid w:val="00CF3B26"/>
    <w:rsid w:val="00CF40E2"/>
    <w:rsid w:val="00CF4214"/>
    <w:rsid w:val="00CF4347"/>
    <w:rsid w:val="00CF43D8"/>
    <w:rsid w:val="00CF460E"/>
    <w:rsid w:val="00CF4C0F"/>
    <w:rsid w:val="00CF4E07"/>
    <w:rsid w:val="00CF4F94"/>
    <w:rsid w:val="00CF5129"/>
    <w:rsid w:val="00CF5211"/>
    <w:rsid w:val="00CF5696"/>
    <w:rsid w:val="00CF57E8"/>
    <w:rsid w:val="00CF59B7"/>
    <w:rsid w:val="00CF5CD5"/>
    <w:rsid w:val="00CF5E51"/>
    <w:rsid w:val="00CF5F23"/>
    <w:rsid w:val="00CF605A"/>
    <w:rsid w:val="00CF6473"/>
    <w:rsid w:val="00CF68CB"/>
    <w:rsid w:val="00CF6919"/>
    <w:rsid w:val="00CF718D"/>
    <w:rsid w:val="00CF73D3"/>
    <w:rsid w:val="00CF7599"/>
    <w:rsid w:val="00CF79E4"/>
    <w:rsid w:val="00CF7E52"/>
    <w:rsid w:val="00D00401"/>
    <w:rsid w:val="00D0059F"/>
    <w:rsid w:val="00D00D11"/>
    <w:rsid w:val="00D00EA0"/>
    <w:rsid w:val="00D01039"/>
    <w:rsid w:val="00D011B2"/>
    <w:rsid w:val="00D01712"/>
    <w:rsid w:val="00D017F8"/>
    <w:rsid w:val="00D01CB9"/>
    <w:rsid w:val="00D02D4C"/>
    <w:rsid w:val="00D02D5B"/>
    <w:rsid w:val="00D03232"/>
    <w:rsid w:val="00D032E4"/>
    <w:rsid w:val="00D03556"/>
    <w:rsid w:val="00D03630"/>
    <w:rsid w:val="00D03966"/>
    <w:rsid w:val="00D03DC1"/>
    <w:rsid w:val="00D03E6C"/>
    <w:rsid w:val="00D04124"/>
    <w:rsid w:val="00D04192"/>
    <w:rsid w:val="00D046DC"/>
    <w:rsid w:val="00D0480A"/>
    <w:rsid w:val="00D048B1"/>
    <w:rsid w:val="00D048F2"/>
    <w:rsid w:val="00D04AD9"/>
    <w:rsid w:val="00D04E86"/>
    <w:rsid w:val="00D04FB7"/>
    <w:rsid w:val="00D051CA"/>
    <w:rsid w:val="00D052D2"/>
    <w:rsid w:val="00D0530F"/>
    <w:rsid w:val="00D05A6F"/>
    <w:rsid w:val="00D05FCC"/>
    <w:rsid w:val="00D060CC"/>
    <w:rsid w:val="00D06125"/>
    <w:rsid w:val="00D06219"/>
    <w:rsid w:val="00D063FB"/>
    <w:rsid w:val="00D069D3"/>
    <w:rsid w:val="00D06F41"/>
    <w:rsid w:val="00D071B5"/>
    <w:rsid w:val="00D071F5"/>
    <w:rsid w:val="00D07259"/>
    <w:rsid w:val="00D0744B"/>
    <w:rsid w:val="00D07A16"/>
    <w:rsid w:val="00D07A22"/>
    <w:rsid w:val="00D10529"/>
    <w:rsid w:val="00D1055C"/>
    <w:rsid w:val="00D10627"/>
    <w:rsid w:val="00D1070D"/>
    <w:rsid w:val="00D11167"/>
    <w:rsid w:val="00D11299"/>
    <w:rsid w:val="00D1168E"/>
    <w:rsid w:val="00D117C0"/>
    <w:rsid w:val="00D1238B"/>
    <w:rsid w:val="00D12625"/>
    <w:rsid w:val="00D12653"/>
    <w:rsid w:val="00D12764"/>
    <w:rsid w:val="00D12768"/>
    <w:rsid w:val="00D12ABD"/>
    <w:rsid w:val="00D13450"/>
    <w:rsid w:val="00D13C18"/>
    <w:rsid w:val="00D13ECF"/>
    <w:rsid w:val="00D13F2A"/>
    <w:rsid w:val="00D14299"/>
    <w:rsid w:val="00D14D85"/>
    <w:rsid w:val="00D14E99"/>
    <w:rsid w:val="00D156EB"/>
    <w:rsid w:val="00D15F71"/>
    <w:rsid w:val="00D16097"/>
    <w:rsid w:val="00D167D2"/>
    <w:rsid w:val="00D1695A"/>
    <w:rsid w:val="00D16FD7"/>
    <w:rsid w:val="00D1726A"/>
    <w:rsid w:val="00D178E1"/>
    <w:rsid w:val="00D179E0"/>
    <w:rsid w:val="00D17DA5"/>
    <w:rsid w:val="00D2036C"/>
    <w:rsid w:val="00D2047B"/>
    <w:rsid w:val="00D205D4"/>
    <w:rsid w:val="00D20A27"/>
    <w:rsid w:val="00D21036"/>
    <w:rsid w:val="00D211C9"/>
    <w:rsid w:val="00D2171A"/>
    <w:rsid w:val="00D21846"/>
    <w:rsid w:val="00D21974"/>
    <w:rsid w:val="00D21B54"/>
    <w:rsid w:val="00D21C69"/>
    <w:rsid w:val="00D2208A"/>
    <w:rsid w:val="00D223C5"/>
    <w:rsid w:val="00D22C0E"/>
    <w:rsid w:val="00D2307D"/>
    <w:rsid w:val="00D23F3B"/>
    <w:rsid w:val="00D242B1"/>
    <w:rsid w:val="00D2438D"/>
    <w:rsid w:val="00D2443C"/>
    <w:rsid w:val="00D24668"/>
    <w:rsid w:val="00D24DBA"/>
    <w:rsid w:val="00D25177"/>
    <w:rsid w:val="00D25928"/>
    <w:rsid w:val="00D261D5"/>
    <w:rsid w:val="00D263BF"/>
    <w:rsid w:val="00D26B6A"/>
    <w:rsid w:val="00D274B3"/>
    <w:rsid w:val="00D27A8A"/>
    <w:rsid w:val="00D27AF6"/>
    <w:rsid w:val="00D303A5"/>
    <w:rsid w:val="00D30764"/>
    <w:rsid w:val="00D307F2"/>
    <w:rsid w:val="00D309B6"/>
    <w:rsid w:val="00D3133E"/>
    <w:rsid w:val="00D31793"/>
    <w:rsid w:val="00D31B2B"/>
    <w:rsid w:val="00D31EEB"/>
    <w:rsid w:val="00D325EB"/>
    <w:rsid w:val="00D32BCC"/>
    <w:rsid w:val="00D32C4E"/>
    <w:rsid w:val="00D32D43"/>
    <w:rsid w:val="00D32E56"/>
    <w:rsid w:val="00D32F1B"/>
    <w:rsid w:val="00D3318F"/>
    <w:rsid w:val="00D3332E"/>
    <w:rsid w:val="00D33AAC"/>
    <w:rsid w:val="00D33E08"/>
    <w:rsid w:val="00D340D5"/>
    <w:rsid w:val="00D3414B"/>
    <w:rsid w:val="00D3433B"/>
    <w:rsid w:val="00D34455"/>
    <w:rsid w:val="00D34467"/>
    <w:rsid w:val="00D34BA8"/>
    <w:rsid w:val="00D34F2E"/>
    <w:rsid w:val="00D35231"/>
    <w:rsid w:val="00D3530D"/>
    <w:rsid w:val="00D353CB"/>
    <w:rsid w:val="00D353EF"/>
    <w:rsid w:val="00D355B8"/>
    <w:rsid w:val="00D35A6B"/>
    <w:rsid w:val="00D35B01"/>
    <w:rsid w:val="00D35BC5"/>
    <w:rsid w:val="00D36179"/>
    <w:rsid w:val="00D36243"/>
    <w:rsid w:val="00D366BD"/>
    <w:rsid w:val="00D36ABE"/>
    <w:rsid w:val="00D36C36"/>
    <w:rsid w:val="00D36D08"/>
    <w:rsid w:val="00D37120"/>
    <w:rsid w:val="00D3737C"/>
    <w:rsid w:val="00D3749D"/>
    <w:rsid w:val="00D37E4E"/>
    <w:rsid w:val="00D40BC2"/>
    <w:rsid w:val="00D40D41"/>
    <w:rsid w:val="00D41624"/>
    <w:rsid w:val="00D417D6"/>
    <w:rsid w:val="00D419D1"/>
    <w:rsid w:val="00D41C7E"/>
    <w:rsid w:val="00D421C1"/>
    <w:rsid w:val="00D424F9"/>
    <w:rsid w:val="00D42857"/>
    <w:rsid w:val="00D42ACB"/>
    <w:rsid w:val="00D43090"/>
    <w:rsid w:val="00D430FD"/>
    <w:rsid w:val="00D431E6"/>
    <w:rsid w:val="00D43400"/>
    <w:rsid w:val="00D43401"/>
    <w:rsid w:val="00D43443"/>
    <w:rsid w:val="00D4369C"/>
    <w:rsid w:val="00D43B66"/>
    <w:rsid w:val="00D43FEF"/>
    <w:rsid w:val="00D43FFF"/>
    <w:rsid w:val="00D44283"/>
    <w:rsid w:val="00D44441"/>
    <w:rsid w:val="00D454C5"/>
    <w:rsid w:val="00D45ED4"/>
    <w:rsid w:val="00D45F4E"/>
    <w:rsid w:val="00D46326"/>
    <w:rsid w:val="00D46B98"/>
    <w:rsid w:val="00D46FD2"/>
    <w:rsid w:val="00D47083"/>
    <w:rsid w:val="00D47613"/>
    <w:rsid w:val="00D47B4A"/>
    <w:rsid w:val="00D50145"/>
    <w:rsid w:val="00D50324"/>
    <w:rsid w:val="00D50804"/>
    <w:rsid w:val="00D50B8A"/>
    <w:rsid w:val="00D511A2"/>
    <w:rsid w:val="00D518D9"/>
    <w:rsid w:val="00D51DCB"/>
    <w:rsid w:val="00D5238A"/>
    <w:rsid w:val="00D52AA5"/>
    <w:rsid w:val="00D53071"/>
    <w:rsid w:val="00D534E4"/>
    <w:rsid w:val="00D5372C"/>
    <w:rsid w:val="00D53B9C"/>
    <w:rsid w:val="00D53FA2"/>
    <w:rsid w:val="00D542B3"/>
    <w:rsid w:val="00D54550"/>
    <w:rsid w:val="00D54D1C"/>
    <w:rsid w:val="00D54D2D"/>
    <w:rsid w:val="00D54E28"/>
    <w:rsid w:val="00D551D2"/>
    <w:rsid w:val="00D5584E"/>
    <w:rsid w:val="00D55AE1"/>
    <w:rsid w:val="00D55BCD"/>
    <w:rsid w:val="00D55C51"/>
    <w:rsid w:val="00D55D4A"/>
    <w:rsid w:val="00D56598"/>
    <w:rsid w:val="00D56C93"/>
    <w:rsid w:val="00D56CD8"/>
    <w:rsid w:val="00D56D26"/>
    <w:rsid w:val="00D576C9"/>
    <w:rsid w:val="00D5798B"/>
    <w:rsid w:val="00D57AED"/>
    <w:rsid w:val="00D57AF8"/>
    <w:rsid w:val="00D57D10"/>
    <w:rsid w:val="00D57DFB"/>
    <w:rsid w:val="00D57E77"/>
    <w:rsid w:val="00D6016A"/>
    <w:rsid w:val="00D60312"/>
    <w:rsid w:val="00D6115C"/>
    <w:rsid w:val="00D61DB3"/>
    <w:rsid w:val="00D61DFF"/>
    <w:rsid w:val="00D61FA2"/>
    <w:rsid w:val="00D620C5"/>
    <w:rsid w:val="00D62653"/>
    <w:rsid w:val="00D627E1"/>
    <w:rsid w:val="00D62A3D"/>
    <w:rsid w:val="00D62AF9"/>
    <w:rsid w:val="00D62C93"/>
    <w:rsid w:val="00D63092"/>
    <w:rsid w:val="00D6376B"/>
    <w:rsid w:val="00D637E0"/>
    <w:rsid w:val="00D63AED"/>
    <w:rsid w:val="00D63C4B"/>
    <w:rsid w:val="00D64372"/>
    <w:rsid w:val="00D64496"/>
    <w:rsid w:val="00D6449F"/>
    <w:rsid w:val="00D64C02"/>
    <w:rsid w:val="00D64EF8"/>
    <w:rsid w:val="00D65024"/>
    <w:rsid w:val="00D650FC"/>
    <w:rsid w:val="00D6525C"/>
    <w:rsid w:val="00D65D8F"/>
    <w:rsid w:val="00D65E7F"/>
    <w:rsid w:val="00D65EE5"/>
    <w:rsid w:val="00D66094"/>
    <w:rsid w:val="00D66142"/>
    <w:rsid w:val="00D6645F"/>
    <w:rsid w:val="00D6646D"/>
    <w:rsid w:val="00D66AD5"/>
    <w:rsid w:val="00D6730C"/>
    <w:rsid w:val="00D6731B"/>
    <w:rsid w:val="00D67648"/>
    <w:rsid w:val="00D67941"/>
    <w:rsid w:val="00D67A86"/>
    <w:rsid w:val="00D67B45"/>
    <w:rsid w:val="00D67E1B"/>
    <w:rsid w:val="00D67E9E"/>
    <w:rsid w:val="00D7015B"/>
    <w:rsid w:val="00D702ED"/>
    <w:rsid w:val="00D70401"/>
    <w:rsid w:val="00D704E3"/>
    <w:rsid w:val="00D7060F"/>
    <w:rsid w:val="00D707D7"/>
    <w:rsid w:val="00D70E61"/>
    <w:rsid w:val="00D70F43"/>
    <w:rsid w:val="00D7158C"/>
    <w:rsid w:val="00D715D1"/>
    <w:rsid w:val="00D71CFB"/>
    <w:rsid w:val="00D71D98"/>
    <w:rsid w:val="00D71F2E"/>
    <w:rsid w:val="00D725C6"/>
    <w:rsid w:val="00D7290B"/>
    <w:rsid w:val="00D72A64"/>
    <w:rsid w:val="00D72B47"/>
    <w:rsid w:val="00D72CD2"/>
    <w:rsid w:val="00D72DBA"/>
    <w:rsid w:val="00D73325"/>
    <w:rsid w:val="00D73440"/>
    <w:rsid w:val="00D73656"/>
    <w:rsid w:val="00D7468E"/>
    <w:rsid w:val="00D7484D"/>
    <w:rsid w:val="00D750AE"/>
    <w:rsid w:val="00D7571F"/>
    <w:rsid w:val="00D75C81"/>
    <w:rsid w:val="00D760DE"/>
    <w:rsid w:val="00D76759"/>
    <w:rsid w:val="00D76BC4"/>
    <w:rsid w:val="00D76E28"/>
    <w:rsid w:val="00D76E87"/>
    <w:rsid w:val="00D77026"/>
    <w:rsid w:val="00D7721B"/>
    <w:rsid w:val="00D7736C"/>
    <w:rsid w:val="00D775D1"/>
    <w:rsid w:val="00D7776D"/>
    <w:rsid w:val="00D77905"/>
    <w:rsid w:val="00D77984"/>
    <w:rsid w:val="00D779AD"/>
    <w:rsid w:val="00D80170"/>
    <w:rsid w:val="00D80357"/>
    <w:rsid w:val="00D80593"/>
    <w:rsid w:val="00D8068E"/>
    <w:rsid w:val="00D806D6"/>
    <w:rsid w:val="00D81163"/>
    <w:rsid w:val="00D81212"/>
    <w:rsid w:val="00D8140D"/>
    <w:rsid w:val="00D8164E"/>
    <w:rsid w:val="00D82481"/>
    <w:rsid w:val="00D82547"/>
    <w:rsid w:val="00D8321A"/>
    <w:rsid w:val="00D83780"/>
    <w:rsid w:val="00D83C74"/>
    <w:rsid w:val="00D83EB2"/>
    <w:rsid w:val="00D84D58"/>
    <w:rsid w:val="00D85043"/>
    <w:rsid w:val="00D85440"/>
    <w:rsid w:val="00D85682"/>
    <w:rsid w:val="00D85AA6"/>
    <w:rsid w:val="00D85ED3"/>
    <w:rsid w:val="00D85FAB"/>
    <w:rsid w:val="00D85FEB"/>
    <w:rsid w:val="00D860BD"/>
    <w:rsid w:val="00D8625F"/>
    <w:rsid w:val="00D862C0"/>
    <w:rsid w:val="00D863A4"/>
    <w:rsid w:val="00D863BB"/>
    <w:rsid w:val="00D86434"/>
    <w:rsid w:val="00D86461"/>
    <w:rsid w:val="00D86745"/>
    <w:rsid w:val="00D86ECB"/>
    <w:rsid w:val="00D873DE"/>
    <w:rsid w:val="00D87565"/>
    <w:rsid w:val="00D87A6F"/>
    <w:rsid w:val="00D87C01"/>
    <w:rsid w:val="00D87D9C"/>
    <w:rsid w:val="00D87F33"/>
    <w:rsid w:val="00D87FBB"/>
    <w:rsid w:val="00D87FF0"/>
    <w:rsid w:val="00D90042"/>
    <w:rsid w:val="00D900B4"/>
    <w:rsid w:val="00D903FA"/>
    <w:rsid w:val="00D908E7"/>
    <w:rsid w:val="00D90E9A"/>
    <w:rsid w:val="00D9132B"/>
    <w:rsid w:val="00D915CE"/>
    <w:rsid w:val="00D91A2F"/>
    <w:rsid w:val="00D91E2A"/>
    <w:rsid w:val="00D91EF2"/>
    <w:rsid w:val="00D922E3"/>
    <w:rsid w:val="00D92351"/>
    <w:rsid w:val="00D926B0"/>
    <w:rsid w:val="00D92782"/>
    <w:rsid w:val="00D92C53"/>
    <w:rsid w:val="00D9302B"/>
    <w:rsid w:val="00D93212"/>
    <w:rsid w:val="00D93378"/>
    <w:rsid w:val="00D934D9"/>
    <w:rsid w:val="00D937EA"/>
    <w:rsid w:val="00D938EF"/>
    <w:rsid w:val="00D93AB9"/>
    <w:rsid w:val="00D93B21"/>
    <w:rsid w:val="00D940E6"/>
    <w:rsid w:val="00D94252"/>
    <w:rsid w:val="00D943B8"/>
    <w:rsid w:val="00D9462F"/>
    <w:rsid w:val="00D94BB0"/>
    <w:rsid w:val="00D94DD5"/>
    <w:rsid w:val="00D951E2"/>
    <w:rsid w:val="00D95BF0"/>
    <w:rsid w:val="00D96009"/>
    <w:rsid w:val="00D96056"/>
    <w:rsid w:val="00D96580"/>
    <w:rsid w:val="00D968A4"/>
    <w:rsid w:val="00D97243"/>
    <w:rsid w:val="00D97883"/>
    <w:rsid w:val="00D97FED"/>
    <w:rsid w:val="00DA00C9"/>
    <w:rsid w:val="00DA0373"/>
    <w:rsid w:val="00DA0AC4"/>
    <w:rsid w:val="00DA0ACB"/>
    <w:rsid w:val="00DA11D7"/>
    <w:rsid w:val="00DA11E9"/>
    <w:rsid w:val="00DA1753"/>
    <w:rsid w:val="00DA17B3"/>
    <w:rsid w:val="00DA1C61"/>
    <w:rsid w:val="00DA1F75"/>
    <w:rsid w:val="00DA21A2"/>
    <w:rsid w:val="00DA22E3"/>
    <w:rsid w:val="00DA236B"/>
    <w:rsid w:val="00DA2443"/>
    <w:rsid w:val="00DA25A8"/>
    <w:rsid w:val="00DA2809"/>
    <w:rsid w:val="00DA2C51"/>
    <w:rsid w:val="00DA2D35"/>
    <w:rsid w:val="00DA33DD"/>
    <w:rsid w:val="00DA38DF"/>
    <w:rsid w:val="00DA3D43"/>
    <w:rsid w:val="00DA4255"/>
    <w:rsid w:val="00DA4687"/>
    <w:rsid w:val="00DA4828"/>
    <w:rsid w:val="00DA5BD9"/>
    <w:rsid w:val="00DA5BEA"/>
    <w:rsid w:val="00DA618B"/>
    <w:rsid w:val="00DA64AC"/>
    <w:rsid w:val="00DA6AE6"/>
    <w:rsid w:val="00DA6BBA"/>
    <w:rsid w:val="00DA6C5A"/>
    <w:rsid w:val="00DA6CDF"/>
    <w:rsid w:val="00DA6DB9"/>
    <w:rsid w:val="00DA7196"/>
    <w:rsid w:val="00DA731D"/>
    <w:rsid w:val="00DA7508"/>
    <w:rsid w:val="00DA7606"/>
    <w:rsid w:val="00DA7684"/>
    <w:rsid w:val="00DA7ADC"/>
    <w:rsid w:val="00DA7B60"/>
    <w:rsid w:val="00DA7BE3"/>
    <w:rsid w:val="00DB02C0"/>
    <w:rsid w:val="00DB05FF"/>
    <w:rsid w:val="00DB10E1"/>
    <w:rsid w:val="00DB13DB"/>
    <w:rsid w:val="00DB1547"/>
    <w:rsid w:val="00DB266B"/>
    <w:rsid w:val="00DB2849"/>
    <w:rsid w:val="00DB30DF"/>
    <w:rsid w:val="00DB33C9"/>
    <w:rsid w:val="00DB385B"/>
    <w:rsid w:val="00DB39FC"/>
    <w:rsid w:val="00DB3A42"/>
    <w:rsid w:val="00DB3A91"/>
    <w:rsid w:val="00DB3DED"/>
    <w:rsid w:val="00DB467B"/>
    <w:rsid w:val="00DB4BA4"/>
    <w:rsid w:val="00DB4F04"/>
    <w:rsid w:val="00DB55EC"/>
    <w:rsid w:val="00DB58D8"/>
    <w:rsid w:val="00DB5FC0"/>
    <w:rsid w:val="00DB6246"/>
    <w:rsid w:val="00DB648A"/>
    <w:rsid w:val="00DB6BA3"/>
    <w:rsid w:val="00DB7744"/>
    <w:rsid w:val="00DB7A2A"/>
    <w:rsid w:val="00DC00BA"/>
    <w:rsid w:val="00DC00D4"/>
    <w:rsid w:val="00DC02A9"/>
    <w:rsid w:val="00DC05EC"/>
    <w:rsid w:val="00DC067A"/>
    <w:rsid w:val="00DC08D9"/>
    <w:rsid w:val="00DC16A9"/>
    <w:rsid w:val="00DC1773"/>
    <w:rsid w:val="00DC1CEC"/>
    <w:rsid w:val="00DC1D9B"/>
    <w:rsid w:val="00DC1F4D"/>
    <w:rsid w:val="00DC2AC7"/>
    <w:rsid w:val="00DC2ADF"/>
    <w:rsid w:val="00DC2CE5"/>
    <w:rsid w:val="00DC3064"/>
    <w:rsid w:val="00DC32F6"/>
    <w:rsid w:val="00DC420D"/>
    <w:rsid w:val="00DC4275"/>
    <w:rsid w:val="00DC42F6"/>
    <w:rsid w:val="00DC45CE"/>
    <w:rsid w:val="00DC4C5E"/>
    <w:rsid w:val="00DC4E5A"/>
    <w:rsid w:val="00DC531B"/>
    <w:rsid w:val="00DC5837"/>
    <w:rsid w:val="00DC5AB4"/>
    <w:rsid w:val="00DC5ADF"/>
    <w:rsid w:val="00DC5B9A"/>
    <w:rsid w:val="00DC5BEC"/>
    <w:rsid w:val="00DC5DC4"/>
    <w:rsid w:val="00DC5DC9"/>
    <w:rsid w:val="00DC6CCE"/>
    <w:rsid w:val="00DC6D15"/>
    <w:rsid w:val="00DC6E2A"/>
    <w:rsid w:val="00DC7241"/>
    <w:rsid w:val="00DC725B"/>
    <w:rsid w:val="00DC7317"/>
    <w:rsid w:val="00DC7328"/>
    <w:rsid w:val="00DC7696"/>
    <w:rsid w:val="00DC7750"/>
    <w:rsid w:val="00DC7A17"/>
    <w:rsid w:val="00DC7C12"/>
    <w:rsid w:val="00DC7E72"/>
    <w:rsid w:val="00DD02AE"/>
    <w:rsid w:val="00DD078E"/>
    <w:rsid w:val="00DD0A35"/>
    <w:rsid w:val="00DD0AAB"/>
    <w:rsid w:val="00DD0BC3"/>
    <w:rsid w:val="00DD0E3C"/>
    <w:rsid w:val="00DD0F38"/>
    <w:rsid w:val="00DD0F99"/>
    <w:rsid w:val="00DD18B6"/>
    <w:rsid w:val="00DD18F1"/>
    <w:rsid w:val="00DD1C70"/>
    <w:rsid w:val="00DD1C75"/>
    <w:rsid w:val="00DD211C"/>
    <w:rsid w:val="00DD236A"/>
    <w:rsid w:val="00DD23F8"/>
    <w:rsid w:val="00DD2A95"/>
    <w:rsid w:val="00DD3546"/>
    <w:rsid w:val="00DD3658"/>
    <w:rsid w:val="00DD38D5"/>
    <w:rsid w:val="00DD3AF4"/>
    <w:rsid w:val="00DD3F57"/>
    <w:rsid w:val="00DD3F61"/>
    <w:rsid w:val="00DD3FCD"/>
    <w:rsid w:val="00DD44EB"/>
    <w:rsid w:val="00DD45AB"/>
    <w:rsid w:val="00DD489E"/>
    <w:rsid w:val="00DD4AF8"/>
    <w:rsid w:val="00DD5782"/>
    <w:rsid w:val="00DD5BB9"/>
    <w:rsid w:val="00DD5F0E"/>
    <w:rsid w:val="00DD67B6"/>
    <w:rsid w:val="00DD68C0"/>
    <w:rsid w:val="00DD76F7"/>
    <w:rsid w:val="00DD7844"/>
    <w:rsid w:val="00DD7B1D"/>
    <w:rsid w:val="00DD7D49"/>
    <w:rsid w:val="00DD7E18"/>
    <w:rsid w:val="00DE0393"/>
    <w:rsid w:val="00DE0636"/>
    <w:rsid w:val="00DE0D9B"/>
    <w:rsid w:val="00DE0FA3"/>
    <w:rsid w:val="00DE1092"/>
    <w:rsid w:val="00DE11B3"/>
    <w:rsid w:val="00DE1D14"/>
    <w:rsid w:val="00DE240E"/>
    <w:rsid w:val="00DE29B4"/>
    <w:rsid w:val="00DE2AF4"/>
    <w:rsid w:val="00DE2BD9"/>
    <w:rsid w:val="00DE2CB9"/>
    <w:rsid w:val="00DE30B3"/>
    <w:rsid w:val="00DE32EA"/>
    <w:rsid w:val="00DE33D9"/>
    <w:rsid w:val="00DE35FB"/>
    <w:rsid w:val="00DE3DC1"/>
    <w:rsid w:val="00DE3E3B"/>
    <w:rsid w:val="00DE410B"/>
    <w:rsid w:val="00DE41BE"/>
    <w:rsid w:val="00DE47BD"/>
    <w:rsid w:val="00DE5171"/>
    <w:rsid w:val="00DE5317"/>
    <w:rsid w:val="00DE5794"/>
    <w:rsid w:val="00DE5B69"/>
    <w:rsid w:val="00DE605E"/>
    <w:rsid w:val="00DE612C"/>
    <w:rsid w:val="00DE6743"/>
    <w:rsid w:val="00DE6933"/>
    <w:rsid w:val="00DE6D9B"/>
    <w:rsid w:val="00DE70B4"/>
    <w:rsid w:val="00DE71F7"/>
    <w:rsid w:val="00DE759C"/>
    <w:rsid w:val="00DE7AC0"/>
    <w:rsid w:val="00DE7DAC"/>
    <w:rsid w:val="00DE7E32"/>
    <w:rsid w:val="00DF0091"/>
    <w:rsid w:val="00DF0650"/>
    <w:rsid w:val="00DF0786"/>
    <w:rsid w:val="00DF128B"/>
    <w:rsid w:val="00DF12EC"/>
    <w:rsid w:val="00DF149F"/>
    <w:rsid w:val="00DF18A6"/>
    <w:rsid w:val="00DF18B2"/>
    <w:rsid w:val="00DF18C7"/>
    <w:rsid w:val="00DF1A26"/>
    <w:rsid w:val="00DF1AC6"/>
    <w:rsid w:val="00DF1CF2"/>
    <w:rsid w:val="00DF1D59"/>
    <w:rsid w:val="00DF1F7D"/>
    <w:rsid w:val="00DF2E89"/>
    <w:rsid w:val="00DF3122"/>
    <w:rsid w:val="00DF4347"/>
    <w:rsid w:val="00DF4C27"/>
    <w:rsid w:val="00DF4DDB"/>
    <w:rsid w:val="00DF56AA"/>
    <w:rsid w:val="00DF5AFF"/>
    <w:rsid w:val="00DF60B0"/>
    <w:rsid w:val="00DF61BD"/>
    <w:rsid w:val="00DF6355"/>
    <w:rsid w:val="00DF68C8"/>
    <w:rsid w:val="00DF69F4"/>
    <w:rsid w:val="00DF6D36"/>
    <w:rsid w:val="00DF6F55"/>
    <w:rsid w:val="00DF77D2"/>
    <w:rsid w:val="00DF7FB3"/>
    <w:rsid w:val="00E00066"/>
    <w:rsid w:val="00E00502"/>
    <w:rsid w:val="00E0091E"/>
    <w:rsid w:val="00E00B09"/>
    <w:rsid w:val="00E00C9A"/>
    <w:rsid w:val="00E00F47"/>
    <w:rsid w:val="00E0103C"/>
    <w:rsid w:val="00E010E5"/>
    <w:rsid w:val="00E01BFA"/>
    <w:rsid w:val="00E029C0"/>
    <w:rsid w:val="00E030A7"/>
    <w:rsid w:val="00E0319B"/>
    <w:rsid w:val="00E03300"/>
    <w:rsid w:val="00E0333C"/>
    <w:rsid w:val="00E03697"/>
    <w:rsid w:val="00E037A0"/>
    <w:rsid w:val="00E038F0"/>
    <w:rsid w:val="00E03A0E"/>
    <w:rsid w:val="00E03A9B"/>
    <w:rsid w:val="00E03C3D"/>
    <w:rsid w:val="00E03CA9"/>
    <w:rsid w:val="00E0457A"/>
    <w:rsid w:val="00E047B2"/>
    <w:rsid w:val="00E047D0"/>
    <w:rsid w:val="00E04B95"/>
    <w:rsid w:val="00E04C5A"/>
    <w:rsid w:val="00E04D5B"/>
    <w:rsid w:val="00E04E63"/>
    <w:rsid w:val="00E055B0"/>
    <w:rsid w:val="00E05852"/>
    <w:rsid w:val="00E05C5D"/>
    <w:rsid w:val="00E05C96"/>
    <w:rsid w:val="00E05E46"/>
    <w:rsid w:val="00E063AD"/>
    <w:rsid w:val="00E06B38"/>
    <w:rsid w:val="00E06EBA"/>
    <w:rsid w:val="00E0705A"/>
    <w:rsid w:val="00E0738B"/>
    <w:rsid w:val="00E07434"/>
    <w:rsid w:val="00E0777B"/>
    <w:rsid w:val="00E07B5A"/>
    <w:rsid w:val="00E07C25"/>
    <w:rsid w:val="00E07C3F"/>
    <w:rsid w:val="00E102E9"/>
    <w:rsid w:val="00E103AB"/>
    <w:rsid w:val="00E10414"/>
    <w:rsid w:val="00E10479"/>
    <w:rsid w:val="00E1052F"/>
    <w:rsid w:val="00E1086D"/>
    <w:rsid w:val="00E10973"/>
    <w:rsid w:val="00E11658"/>
    <w:rsid w:val="00E11851"/>
    <w:rsid w:val="00E11983"/>
    <w:rsid w:val="00E119A2"/>
    <w:rsid w:val="00E119B2"/>
    <w:rsid w:val="00E11DAB"/>
    <w:rsid w:val="00E1284F"/>
    <w:rsid w:val="00E131BE"/>
    <w:rsid w:val="00E1394F"/>
    <w:rsid w:val="00E13B76"/>
    <w:rsid w:val="00E13BA5"/>
    <w:rsid w:val="00E13FE4"/>
    <w:rsid w:val="00E14053"/>
    <w:rsid w:val="00E14347"/>
    <w:rsid w:val="00E147C0"/>
    <w:rsid w:val="00E14BB0"/>
    <w:rsid w:val="00E15217"/>
    <w:rsid w:val="00E15EB3"/>
    <w:rsid w:val="00E1604C"/>
    <w:rsid w:val="00E16263"/>
    <w:rsid w:val="00E1626C"/>
    <w:rsid w:val="00E16B22"/>
    <w:rsid w:val="00E16BF5"/>
    <w:rsid w:val="00E17953"/>
    <w:rsid w:val="00E17A49"/>
    <w:rsid w:val="00E17A91"/>
    <w:rsid w:val="00E17C2C"/>
    <w:rsid w:val="00E17C88"/>
    <w:rsid w:val="00E17DF6"/>
    <w:rsid w:val="00E2004C"/>
    <w:rsid w:val="00E208E9"/>
    <w:rsid w:val="00E20EDB"/>
    <w:rsid w:val="00E21777"/>
    <w:rsid w:val="00E21D41"/>
    <w:rsid w:val="00E221A3"/>
    <w:rsid w:val="00E223EA"/>
    <w:rsid w:val="00E226D1"/>
    <w:rsid w:val="00E22AB5"/>
    <w:rsid w:val="00E22D73"/>
    <w:rsid w:val="00E232A6"/>
    <w:rsid w:val="00E232BF"/>
    <w:rsid w:val="00E2395F"/>
    <w:rsid w:val="00E24039"/>
    <w:rsid w:val="00E241C1"/>
    <w:rsid w:val="00E24204"/>
    <w:rsid w:val="00E2459C"/>
    <w:rsid w:val="00E24B19"/>
    <w:rsid w:val="00E24D58"/>
    <w:rsid w:val="00E24DCD"/>
    <w:rsid w:val="00E24F49"/>
    <w:rsid w:val="00E24FFE"/>
    <w:rsid w:val="00E25080"/>
    <w:rsid w:val="00E2515D"/>
    <w:rsid w:val="00E2553F"/>
    <w:rsid w:val="00E25CC2"/>
    <w:rsid w:val="00E26B7B"/>
    <w:rsid w:val="00E26C10"/>
    <w:rsid w:val="00E273DF"/>
    <w:rsid w:val="00E2789B"/>
    <w:rsid w:val="00E27FE6"/>
    <w:rsid w:val="00E300E2"/>
    <w:rsid w:val="00E30399"/>
    <w:rsid w:val="00E30BBA"/>
    <w:rsid w:val="00E30C6D"/>
    <w:rsid w:val="00E30DC8"/>
    <w:rsid w:val="00E30EE4"/>
    <w:rsid w:val="00E30FE4"/>
    <w:rsid w:val="00E313FF"/>
    <w:rsid w:val="00E31B62"/>
    <w:rsid w:val="00E3203C"/>
    <w:rsid w:val="00E320C3"/>
    <w:rsid w:val="00E3231A"/>
    <w:rsid w:val="00E32436"/>
    <w:rsid w:val="00E32E93"/>
    <w:rsid w:val="00E32EB7"/>
    <w:rsid w:val="00E33085"/>
    <w:rsid w:val="00E3356D"/>
    <w:rsid w:val="00E3394A"/>
    <w:rsid w:val="00E33F90"/>
    <w:rsid w:val="00E34312"/>
    <w:rsid w:val="00E3457F"/>
    <w:rsid w:val="00E34DCC"/>
    <w:rsid w:val="00E34F52"/>
    <w:rsid w:val="00E3521C"/>
    <w:rsid w:val="00E3526F"/>
    <w:rsid w:val="00E35342"/>
    <w:rsid w:val="00E35716"/>
    <w:rsid w:val="00E35AD9"/>
    <w:rsid w:val="00E35DEF"/>
    <w:rsid w:val="00E36571"/>
    <w:rsid w:val="00E3678A"/>
    <w:rsid w:val="00E368C8"/>
    <w:rsid w:val="00E36E85"/>
    <w:rsid w:val="00E36F8C"/>
    <w:rsid w:val="00E373F3"/>
    <w:rsid w:val="00E376BA"/>
    <w:rsid w:val="00E37C7B"/>
    <w:rsid w:val="00E37DAB"/>
    <w:rsid w:val="00E40214"/>
    <w:rsid w:val="00E40217"/>
    <w:rsid w:val="00E40516"/>
    <w:rsid w:val="00E40827"/>
    <w:rsid w:val="00E41255"/>
    <w:rsid w:val="00E41562"/>
    <w:rsid w:val="00E41FEB"/>
    <w:rsid w:val="00E4209F"/>
    <w:rsid w:val="00E42838"/>
    <w:rsid w:val="00E42B6F"/>
    <w:rsid w:val="00E42CAD"/>
    <w:rsid w:val="00E42CF5"/>
    <w:rsid w:val="00E431B9"/>
    <w:rsid w:val="00E432E6"/>
    <w:rsid w:val="00E44359"/>
    <w:rsid w:val="00E443DC"/>
    <w:rsid w:val="00E448F5"/>
    <w:rsid w:val="00E4491A"/>
    <w:rsid w:val="00E44BED"/>
    <w:rsid w:val="00E454EA"/>
    <w:rsid w:val="00E45F53"/>
    <w:rsid w:val="00E460EA"/>
    <w:rsid w:val="00E46492"/>
    <w:rsid w:val="00E4687C"/>
    <w:rsid w:val="00E47018"/>
    <w:rsid w:val="00E47101"/>
    <w:rsid w:val="00E4797A"/>
    <w:rsid w:val="00E47A45"/>
    <w:rsid w:val="00E47AAE"/>
    <w:rsid w:val="00E47BD9"/>
    <w:rsid w:val="00E47D6C"/>
    <w:rsid w:val="00E47E55"/>
    <w:rsid w:val="00E47EC2"/>
    <w:rsid w:val="00E509BF"/>
    <w:rsid w:val="00E50CDF"/>
    <w:rsid w:val="00E50DFA"/>
    <w:rsid w:val="00E50EF9"/>
    <w:rsid w:val="00E512C8"/>
    <w:rsid w:val="00E51337"/>
    <w:rsid w:val="00E51772"/>
    <w:rsid w:val="00E51F98"/>
    <w:rsid w:val="00E523E3"/>
    <w:rsid w:val="00E52BD7"/>
    <w:rsid w:val="00E52ECA"/>
    <w:rsid w:val="00E5340F"/>
    <w:rsid w:val="00E53766"/>
    <w:rsid w:val="00E5429B"/>
    <w:rsid w:val="00E5575A"/>
    <w:rsid w:val="00E566D4"/>
    <w:rsid w:val="00E57016"/>
    <w:rsid w:val="00E5723C"/>
    <w:rsid w:val="00E57474"/>
    <w:rsid w:val="00E603E1"/>
    <w:rsid w:val="00E60421"/>
    <w:rsid w:val="00E60C01"/>
    <w:rsid w:val="00E60C22"/>
    <w:rsid w:val="00E60DB2"/>
    <w:rsid w:val="00E60EB0"/>
    <w:rsid w:val="00E611EA"/>
    <w:rsid w:val="00E6132C"/>
    <w:rsid w:val="00E61B28"/>
    <w:rsid w:val="00E61CEE"/>
    <w:rsid w:val="00E61F8E"/>
    <w:rsid w:val="00E62418"/>
    <w:rsid w:val="00E62475"/>
    <w:rsid w:val="00E624D8"/>
    <w:rsid w:val="00E62504"/>
    <w:rsid w:val="00E62AE0"/>
    <w:rsid w:val="00E62B5C"/>
    <w:rsid w:val="00E62ED6"/>
    <w:rsid w:val="00E634F0"/>
    <w:rsid w:val="00E63991"/>
    <w:rsid w:val="00E64038"/>
    <w:rsid w:val="00E644F3"/>
    <w:rsid w:val="00E647BC"/>
    <w:rsid w:val="00E64934"/>
    <w:rsid w:val="00E64C98"/>
    <w:rsid w:val="00E6510B"/>
    <w:rsid w:val="00E65995"/>
    <w:rsid w:val="00E65C6C"/>
    <w:rsid w:val="00E65EDD"/>
    <w:rsid w:val="00E66AA1"/>
    <w:rsid w:val="00E6705A"/>
    <w:rsid w:val="00E67280"/>
    <w:rsid w:val="00E67530"/>
    <w:rsid w:val="00E67573"/>
    <w:rsid w:val="00E67BF9"/>
    <w:rsid w:val="00E67CED"/>
    <w:rsid w:val="00E702CE"/>
    <w:rsid w:val="00E70487"/>
    <w:rsid w:val="00E706F7"/>
    <w:rsid w:val="00E710E0"/>
    <w:rsid w:val="00E71489"/>
    <w:rsid w:val="00E7163C"/>
    <w:rsid w:val="00E71ED0"/>
    <w:rsid w:val="00E72306"/>
    <w:rsid w:val="00E7243F"/>
    <w:rsid w:val="00E724B0"/>
    <w:rsid w:val="00E729A1"/>
    <w:rsid w:val="00E72EF6"/>
    <w:rsid w:val="00E73039"/>
    <w:rsid w:val="00E73461"/>
    <w:rsid w:val="00E73503"/>
    <w:rsid w:val="00E73F44"/>
    <w:rsid w:val="00E73F71"/>
    <w:rsid w:val="00E74080"/>
    <w:rsid w:val="00E7409D"/>
    <w:rsid w:val="00E740E7"/>
    <w:rsid w:val="00E7427C"/>
    <w:rsid w:val="00E74C27"/>
    <w:rsid w:val="00E74D5D"/>
    <w:rsid w:val="00E7549C"/>
    <w:rsid w:val="00E75FB3"/>
    <w:rsid w:val="00E7604C"/>
    <w:rsid w:val="00E7649B"/>
    <w:rsid w:val="00E77140"/>
    <w:rsid w:val="00E77229"/>
    <w:rsid w:val="00E7734F"/>
    <w:rsid w:val="00E77382"/>
    <w:rsid w:val="00E77546"/>
    <w:rsid w:val="00E77960"/>
    <w:rsid w:val="00E77C0E"/>
    <w:rsid w:val="00E77CE8"/>
    <w:rsid w:val="00E77CF2"/>
    <w:rsid w:val="00E77D90"/>
    <w:rsid w:val="00E77E69"/>
    <w:rsid w:val="00E802C8"/>
    <w:rsid w:val="00E803E6"/>
    <w:rsid w:val="00E806CC"/>
    <w:rsid w:val="00E80914"/>
    <w:rsid w:val="00E80B0C"/>
    <w:rsid w:val="00E81056"/>
    <w:rsid w:val="00E81B30"/>
    <w:rsid w:val="00E82006"/>
    <w:rsid w:val="00E8222E"/>
    <w:rsid w:val="00E82654"/>
    <w:rsid w:val="00E826BA"/>
    <w:rsid w:val="00E827BA"/>
    <w:rsid w:val="00E82CC1"/>
    <w:rsid w:val="00E82E36"/>
    <w:rsid w:val="00E82FEE"/>
    <w:rsid w:val="00E833B5"/>
    <w:rsid w:val="00E836A5"/>
    <w:rsid w:val="00E83C7D"/>
    <w:rsid w:val="00E83F63"/>
    <w:rsid w:val="00E84280"/>
    <w:rsid w:val="00E84654"/>
    <w:rsid w:val="00E84D8F"/>
    <w:rsid w:val="00E8509A"/>
    <w:rsid w:val="00E8509E"/>
    <w:rsid w:val="00E850CE"/>
    <w:rsid w:val="00E850FA"/>
    <w:rsid w:val="00E853CB"/>
    <w:rsid w:val="00E859EC"/>
    <w:rsid w:val="00E862BE"/>
    <w:rsid w:val="00E86502"/>
    <w:rsid w:val="00E866A4"/>
    <w:rsid w:val="00E8683D"/>
    <w:rsid w:val="00E86E13"/>
    <w:rsid w:val="00E870DD"/>
    <w:rsid w:val="00E872FB"/>
    <w:rsid w:val="00E873A5"/>
    <w:rsid w:val="00E87400"/>
    <w:rsid w:val="00E878F3"/>
    <w:rsid w:val="00E907B7"/>
    <w:rsid w:val="00E90A2C"/>
    <w:rsid w:val="00E91259"/>
    <w:rsid w:val="00E91C20"/>
    <w:rsid w:val="00E91DE5"/>
    <w:rsid w:val="00E91E0A"/>
    <w:rsid w:val="00E9201A"/>
    <w:rsid w:val="00E921C7"/>
    <w:rsid w:val="00E921E0"/>
    <w:rsid w:val="00E9235E"/>
    <w:rsid w:val="00E924EC"/>
    <w:rsid w:val="00E931EA"/>
    <w:rsid w:val="00E9363C"/>
    <w:rsid w:val="00E936F0"/>
    <w:rsid w:val="00E93854"/>
    <w:rsid w:val="00E938BF"/>
    <w:rsid w:val="00E93A25"/>
    <w:rsid w:val="00E93A59"/>
    <w:rsid w:val="00E9432F"/>
    <w:rsid w:val="00E943D2"/>
    <w:rsid w:val="00E94472"/>
    <w:rsid w:val="00E944B6"/>
    <w:rsid w:val="00E946D8"/>
    <w:rsid w:val="00E947FA"/>
    <w:rsid w:val="00E9497B"/>
    <w:rsid w:val="00E94D17"/>
    <w:rsid w:val="00E95034"/>
    <w:rsid w:val="00E95189"/>
    <w:rsid w:val="00E961C8"/>
    <w:rsid w:val="00E966F1"/>
    <w:rsid w:val="00E96EF3"/>
    <w:rsid w:val="00E97540"/>
    <w:rsid w:val="00EA09FE"/>
    <w:rsid w:val="00EA0B93"/>
    <w:rsid w:val="00EA142D"/>
    <w:rsid w:val="00EA1D8A"/>
    <w:rsid w:val="00EA1FD6"/>
    <w:rsid w:val="00EA201D"/>
    <w:rsid w:val="00EA2E71"/>
    <w:rsid w:val="00EA2FA9"/>
    <w:rsid w:val="00EA3366"/>
    <w:rsid w:val="00EA3B0D"/>
    <w:rsid w:val="00EA3C2B"/>
    <w:rsid w:val="00EA3D60"/>
    <w:rsid w:val="00EA3E0C"/>
    <w:rsid w:val="00EA41F0"/>
    <w:rsid w:val="00EA432C"/>
    <w:rsid w:val="00EA504A"/>
    <w:rsid w:val="00EA545A"/>
    <w:rsid w:val="00EA569B"/>
    <w:rsid w:val="00EA59BB"/>
    <w:rsid w:val="00EA5F41"/>
    <w:rsid w:val="00EA6588"/>
    <w:rsid w:val="00EA68CE"/>
    <w:rsid w:val="00EA6D2F"/>
    <w:rsid w:val="00EA730E"/>
    <w:rsid w:val="00EA765C"/>
    <w:rsid w:val="00EA787E"/>
    <w:rsid w:val="00EA7E9A"/>
    <w:rsid w:val="00EB002E"/>
    <w:rsid w:val="00EB04FF"/>
    <w:rsid w:val="00EB097A"/>
    <w:rsid w:val="00EB0DEC"/>
    <w:rsid w:val="00EB0F2A"/>
    <w:rsid w:val="00EB1035"/>
    <w:rsid w:val="00EB128D"/>
    <w:rsid w:val="00EB12DF"/>
    <w:rsid w:val="00EB15E1"/>
    <w:rsid w:val="00EB1900"/>
    <w:rsid w:val="00EB1B7A"/>
    <w:rsid w:val="00EB1B81"/>
    <w:rsid w:val="00EB1E6E"/>
    <w:rsid w:val="00EB1F76"/>
    <w:rsid w:val="00EB2249"/>
    <w:rsid w:val="00EB236E"/>
    <w:rsid w:val="00EB25E3"/>
    <w:rsid w:val="00EB2729"/>
    <w:rsid w:val="00EB28C9"/>
    <w:rsid w:val="00EB2C5D"/>
    <w:rsid w:val="00EB2ED3"/>
    <w:rsid w:val="00EB31F9"/>
    <w:rsid w:val="00EB3C48"/>
    <w:rsid w:val="00EB417A"/>
    <w:rsid w:val="00EB424A"/>
    <w:rsid w:val="00EB4349"/>
    <w:rsid w:val="00EB4614"/>
    <w:rsid w:val="00EB48DF"/>
    <w:rsid w:val="00EB4C7D"/>
    <w:rsid w:val="00EB4E70"/>
    <w:rsid w:val="00EB4EC5"/>
    <w:rsid w:val="00EB4EC7"/>
    <w:rsid w:val="00EB4FC2"/>
    <w:rsid w:val="00EB5445"/>
    <w:rsid w:val="00EB6069"/>
    <w:rsid w:val="00EB63F7"/>
    <w:rsid w:val="00EB6730"/>
    <w:rsid w:val="00EB6782"/>
    <w:rsid w:val="00EB6B0E"/>
    <w:rsid w:val="00EB6FA8"/>
    <w:rsid w:val="00EB713A"/>
    <w:rsid w:val="00EB79B3"/>
    <w:rsid w:val="00EB7AD8"/>
    <w:rsid w:val="00EC0493"/>
    <w:rsid w:val="00EC0F86"/>
    <w:rsid w:val="00EC12D8"/>
    <w:rsid w:val="00EC169B"/>
    <w:rsid w:val="00EC1ABC"/>
    <w:rsid w:val="00EC208F"/>
    <w:rsid w:val="00EC2924"/>
    <w:rsid w:val="00EC2AA4"/>
    <w:rsid w:val="00EC2C62"/>
    <w:rsid w:val="00EC34CD"/>
    <w:rsid w:val="00EC3AD4"/>
    <w:rsid w:val="00EC3DD8"/>
    <w:rsid w:val="00EC3EB0"/>
    <w:rsid w:val="00EC3F2D"/>
    <w:rsid w:val="00EC4069"/>
    <w:rsid w:val="00EC4346"/>
    <w:rsid w:val="00EC4623"/>
    <w:rsid w:val="00EC49C9"/>
    <w:rsid w:val="00EC52C8"/>
    <w:rsid w:val="00EC596A"/>
    <w:rsid w:val="00EC5A87"/>
    <w:rsid w:val="00EC60E1"/>
    <w:rsid w:val="00EC616D"/>
    <w:rsid w:val="00EC6339"/>
    <w:rsid w:val="00EC65AA"/>
    <w:rsid w:val="00EC6B1F"/>
    <w:rsid w:val="00EC6B98"/>
    <w:rsid w:val="00EC6F2F"/>
    <w:rsid w:val="00EC7099"/>
    <w:rsid w:val="00EC76C6"/>
    <w:rsid w:val="00EC79BB"/>
    <w:rsid w:val="00EC7C79"/>
    <w:rsid w:val="00ED0037"/>
    <w:rsid w:val="00ED024B"/>
    <w:rsid w:val="00ED03CF"/>
    <w:rsid w:val="00ED0604"/>
    <w:rsid w:val="00ED1183"/>
    <w:rsid w:val="00ED1195"/>
    <w:rsid w:val="00ED1409"/>
    <w:rsid w:val="00ED1B1D"/>
    <w:rsid w:val="00ED1C22"/>
    <w:rsid w:val="00ED221D"/>
    <w:rsid w:val="00ED2327"/>
    <w:rsid w:val="00ED235D"/>
    <w:rsid w:val="00ED2469"/>
    <w:rsid w:val="00ED3074"/>
    <w:rsid w:val="00ED34AF"/>
    <w:rsid w:val="00ED388F"/>
    <w:rsid w:val="00ED3A77"/>
    <w:rsid w:val="00ED3B1B"/>
    <w:rsid w:val="00ED3DEC"/>
    <w:rsid w:val="00ED3F92"/>
    <w:rsid w:val="00ED4788"/>
    <w:rsid w:val="00ED47D1"/>
    <w:rsid w:val="00ED4CE6"/>
    <w:rsid w:val="00ED4E09"/>
    <w:rsid w:val="00ED4EED"/>
    <w:rsid w:val="00ED4FB1"/>
    <w:rsid w:val="00ED63B9"/>
    <w:rsid w:val="00ED63C0"/>
    <w:rsid w:val="00ED6DCB"/>
    <w:rsid w:val="00ED6EAF"/>
    <w:rsid w:val="00ED70CD"/>
    <w:rsid w:val="00ED7236"/>
    <w:rsid w:val="00ED7663"/>
    <w:rsid w:val="00ED7FCA"/>
    <w:rsid w:val="00EE07F4"/>
    <w:rsid w:val="00EE0A11"/>
    <w:rsid w:val="00EE0C49"/>
    <w:rsid w:val="00EE0ED3"/>
    <w:rsid w:val="00EE1228"/>
    <w:rsid w:val="00EE1729"/>
    <w:rsid w:val="00EE19C2"/>
    <w:rsid w:val="00EE1CD7"/>
    <w:rsid w:val="00EE2409"/>
    <w:rsid w:val="00EE2E10"/>
    <w:rsid w:val="00EE377B"/>
    <w:rsid w:val="00EE3D9D"/>
    <w:rsid w:val="00EE3EC7"/>
    <w:rsid w:val="00EE4230"/>
    <w:rsid w:val="00EE42F6"/>
    <w:rsid w:val="00EE44CB"/>
    <w:rsid w:val="00EE45B3"/>
    <w:rsid w:val="00EE45C6"/>
    <w:rsid w:val="00EE47BA"/>
    <w:rsid w:val="00EE493B"/>
    <w:rsid w:val="00EE52CB"/>
    <w:rsid w:val="00EE5E12"/>
    <w:rsid w:val="00EE5FB6"/>
    <w:rsid w:val="00EE6DC8"/>
    <w:rsid w:val="00EE7AE2"/>
    <w:rsid w:val="00EF0164"/>
    <w:rsid w:val="00EF01C8"/>
    <w:rsid w:val="00EF0378"/>
    <w:rsid w:val="00EF081A"/>
    <w:rsid w:val="00EF08D9"/>
    <w:rsid w:val="00EF0CD5"/>
    <w:rsid w:val="00EF15B7"/>
    <w:rsid w:val="00EF1780"/>
    <w:rsid w:val="00EF1CD3"/>
    <w:rsid w:val="00EF1CEA"/>
    <w:rsid w:val="00EF2063"/>
    <w:rsid w:val="00EF27EF"/>
    <w:rsid w:val="00EF280A"/>
    <w:rsid w:val="00EF2F4A"/>
    <w:rsid w:val="00EF3178"/>
    <w:rsid w:val="00EF3180"/>
    <w:rsid w:val="00EF3D62"/>
    <w:rsid w:val="00EF4DF4"/>
    <w:rsid w:val="00EF51C4"/>
    <w:rsid w:val="00EF53B0"/>
    <w:rsid w:val="00EF5523"/>
    <w:rsid w:val="00EF579A"/>
    <w:rsid w:val="00EF588E"/>
    <w:rsid w:val="00EF5F83"/>
    <w:rsid w:val="00EF6499"/>
    <w:rsid w:val="00EF67C0"/>
    <w:rsid w:val="00EF692B"/>
    <w:rsid w:val="00EF6979"/>
    <w:rsid w:val="00EF6DCF"/>
    <w:rsid w:val="00EF7157"/>
    <w:rsid w:val="00EF75D8"/>
    <w:rsid w:val="00EF793C"/>
    <w:rsid w:val="00EF7C0D"/>
    <w:rsid w:val="00F0003D"/>
    <w:rsid w:val="00F00273"/>
    <w:rsid w:val="00F0070C"/>
    <w:rsid w:val="00F00961"/>
    <w:rsid w:val="00F00A08"/>
    <w:rsid w:val="00F00BBF"/>
    <w:rsid w:val="00F00FE4"/>
    <w:rsid w:val="00F0123F"/>
    <w:rsid w:val="00F01285"/>
    <w:rsid w:val="00F017F9"/>
    <w:rsid w:val="00F01A40"/>
    <w:rsid w:val="00F01D16"/>
    <w:rsid w:val="00F0220B"/>
    <w:rsid w:val="00F02384"/>
    <w:rsid w:val="00F0240C"/>
    <w:rsid w:val="00F02414"/>
    <w:rsid w:val="00F02693"/>
    <w:rsid w:val="00F02841"/>
    <w:rsid w:val="00F0324E"/>
    <w:rsid w:val="00F0365F"/>
    <w:rsid w:val="00F03976"/>
    <w:rsid w:val="00F0399B"/>
    <w:rsid w:val="00F03BD2"/>
    <w:rsid w:val="00F03F84"/>
    <w:rsid w:val="00F043B4"/>
    <w:rsid w:val="00F04601"/>
    <w:rsid w:val="00F04ACE"/>
    <w:rsid w:val="00F04B46"/>
    <w:rsid w:val="00F04CB0"/>
    <w:rsid w:val="00F04E77"/>
    <w:rsid w:val="00F05B1B"/>
    <w:rsid w:val="00F05D66"/>
    <w:rsid w:val="00F067C8"/>
    <w:rsid w:val="00F0682B"/>
    <w:rsid w:val="00F06AC8"/>
    <w:rsid w:val="00F06C20"/>
    <w:rsid w:val="00F06FA2"/>
    <w:rsid w:val="00F07447"/>
    <w:rsid w:val="00F07C28"/>
    <w:rsid w:val="00F07D89"/>
    <w:rsid w:val="00F1003A"/>
    <w:rsid w:val="00F101ED"/>
    <w:rsid w:val="00F1071A"/>
    <w:rsid w:val="00F1092B"/>
    <w:rsid w:val="00F10CB5"/>
    <w:rsid w:val="00F10CC2"/>
    <w:rsid w:val="00F10EC7"/>
    <w:rsid w:val="00F111FF"/>
    <w:rsid w:val="00F1183D"/>
    <w:rsid w:val="00F11B6C"/>
    <w:rsid w:val="00F121F3"/>
    <w:rsid w:val="00F126E7"/>
    <w:rsid w:val="00F12835"/>
    <w:rsid w:val="00F1285D"/>
    <w:rsid w:val="00F128F6"/>
    <w:rsid w:val="00F12EEC"/>
    <w:rsid w:val="00F136E2"/>
    <w:rsid w:val="00F13828"/>
    <w:rsid w:val="00F13C72"/>
    <w:rsid w:val="00F13D2E"/>
    <w:rsid w:val="00F13D48"/>
    <w:rsid w:val="00F13DA8"/>
    <w:rsid w:val="00F13DE4"/>
    <w:rsid w:val="00F13F27"/>
    <w:rsid w:val="00F14057"/>
    <w:rsid w:val="00F1411B"/>
    <w:rsid w:val="00F14288"/>
    <w:rsid w:val="00F14766"/>
    <w:rsid w:val="00F14A0B"/>
    <w:rsid w:val="00F1553F"/>
    <w:rsid w:val="00F158D4"/>
    <w:rsid w:val="00F15EF9"/>
    <w:rsid w:val="00F160CA"/>
    <w:rsid w:val="00F162E0"/>
    <w:rsid w:val="00F16495"/>
    <w:rsid w:val="00F16648"/>
    <w:rsid w:val="00F16653"/>
    <w:rsid w:val="00F1755C"/>
    <w:rsid w:val="00F17B8D"/>
    <w:rsid w:val="00F17C61"/>
    <w:rsid w:val="00F20045"/>
    <w:rsid w:val="00F2007B"/>
    <w:rsid w:val="00F20984"/>
    <w:rsid w:val="00F20CD3"/>
    <w:rsid w:val="00F20E02"/>
    <w:rsid w:val="00F213E5"/>
    <w:rsid w:val="00F21882"/>
    <w:rsid w:val="00F218FD"/>
    <w:rsid w:val="00F21A3B"/>
    <w:rsid w:val="00F21CAC"/>
    <w:rsid w:val="00F21E4E"/>
    <w:rsid w:val="00F221EB"/>
    <w:rsid w:val="00F22698"/>
    <w:rsid w:val="00F22D04"/>
    <w:rsid w:val="00F22DDF"/>
    <w:rsid w:val="00F22EBC"/>
    <w:rsid w:val="00F2304F"/>
    <w:rsid w:val="00F2337F"/>
    <w:rsid w:val="00F23638"/>
    <w:rsid w:val="00F237BF"/>
    <w:rsid w:val="00F23822"/>
    <w:rsid w:val="00F23A2C"/>
    <w:rsid w:val="00F2441E"/>
    <w:rsid w:val="00F24457"/>
    <w:rsid w:val="00F24626"/>
    <w:rsid w:val="00F2474F"/>
    <w:rsid w:val="00F24853"/>
    <w:rsid w:val="00F24A47"/>
    <w:rsid w:val="00F24BCF"/>
    <w:rsid w:val="00F24F99"/>
    <w:rsid w:val="00F256A5"/>
    <w:rsid w:val="00F257F5"/>
    <w:rsid w:val="00F2581C"/>
    <w:rsid w:val="00F25937"/>
    <w:rsid w:val="00F26026"/>
    <w:rsid w:val="00F2625D"/>
    <w:rsid w:val="00F26344"/>
    <w:rsid w:val="00F26613"/>
    <w:rsid w:val="00F26A4E"/>
    <w:rsid w:val="00F278FA"/>
    <w:rsid w:val="00F27B99"/>
    <w:rsid w:val="00F27E7D"/>
    <w:rsid w:val="00F27EEE"/>
    <w:rsid w:val="00F3086F"/>
    <w:rsid w:val="00F30907"/>
    <w:rsid w:val="00F30A8B"/>
    <w:rsid w:val="00F310F4"/>
    <w:rsid w:val="00F3111A"/>
    <w:rsid w:val="00F31392"/>
    <w:rsid w:val="00F31494"/>
    <w:rsid w:val="00F316B8"/>
    <w:rsid w:val="00F31AB9"/>
    <w:rsid w:val="00F31CE1"/>
    <w:rsid w:val="00F31F24"/>
    <w:rsid w:val="00F31F76"/>
    <w:rsid w:val="00F32C65"/>
    <w:rsid w:val="00F3303E"/>
    <w:rsid w:val="00F33118"/>
    <w:rsid w:val="00F338CD"/>
    <w:rsid w:val="00F33979"/>
    <w:rsid w:val="00F3403E"/>
    <w:rsid w:val="00F34860"/>
    <w:rsid w:val="00F3490B"/>
    <w:rsid w:val="00F34A0C"/>
    <w:rsid w:val="00F35084"/>
    <w:rsid w:val="00F353C2"/>
    <w:rsid w:val="00F358A5"/>
    <w:rsid w:val="00F35AD2"/>
    <w:rsid w:val="00F35AF2"/>
    <w:rsid w:val="00F35BE8"/>
    <w:rsid w:val="00F36044"/>
    <w:rsid w:val="00F360EA"/>
    <w:rsid w:val="00F3610D"/>
    <w:rsid w:val="00F362CB"/>
    <w:rsid w:val="00F363A9"/>
    <w:rsid w:val="00F3647D"/>
    <w:rsid w:val="00F36B1F"/>
    <w:rsid w:val="00F36C3C"/>
    <w:rsid w:val="00F36CF3"/>
    <w:rsid w:val="00F36DA5"/>
    <w:rsid w:val="00F37280"/>
    <w:rsid w:val="00F37352"/>
    <w:rsid w:val="00F373FF"/>
    <w:rsid w:val="00F37902"/>
    <w:rsid w:val="00F37BEC"/>
    <w:rsid w:val="00F400CA"/>
    <w:rsid w:val="00F40177"/>
    <w:rsid w:val="00F40557"/>
    <w:rsid w:val="00F40A3C"/>
    <w:rsid w:val="00F40A45"/>
    <w:rsid w:val="00F41309"/>
    <w:rsid w:val="00F41799"/>
    <w:rsid w:val="00F41903"/>
    <w:rsid w:val="00F41EC5"/>
    <w:rsid w:val="00F4209C"/>
    <w:rsid w:val="00F423D3"/>
    <w:rsid w:val="00F42427"/>
    <w:rsid w:val="00F42817"/>
    <w:rsid w:val="00F42900"/>
    <w:rsid w:val="00F42CB9"/>
    <w:rsid w:val="00F42E9A"/>
    <w:rsid w:val="00F4373C"/>
    <w:rsid w:val="00F4382C"/>
    <w:rsid w:val="00F438F7"/>
    <w:rsid w:val="00F44005"/>
    <w:rsid w:val="00F4414E"/>
    <w:rsid w:val="00F44436"/>
    <w:rsid w:val="00F444BB"/>
    <w:rsid w:val="00F445C1"/>
    <w:rsid w:val="00F446E7"/>
    <w:rsid w:val="00F4474A"/>
    <w:rsid w:val="00F44866"/>
    <w:rsid w:val="00F449AD"/>
    <w:rsid w:val="00F4529E"/>
    <w:rsid w:val="00F45621"/>
    <w:rsid w:val="00F45F91"/>
    <w:rsid w:val="00F46645"/>
    <w:rsid w:val="00F467DC"/>
    <w:rsid w:val="00F46ED9"/>
    <w:rsid w:val="00F479E1"/>
    <w:rsid w:val="00F47A4C"/>
    <w:rsid w:val="00F5050B"/>
    <w:rsid w:val="00F50670"/>
    <w:rsid w:val="00F508D7"/>
    <w:rsid w:val="00F50971"/>
    <w:rsid w:val="00F50A8D"/>
    <w:rsid w:val="00F51224"/>
    <w:rsid w:val="00F517E4"/>
    <w:rsid w:val="00F51C9E"/>
    <w:rsid w:val="00F52138"/>
    <w:rsid w:val="00F524A4"/>
    <w:rsid w:val="00F531A6"/>
    <w:rsid w:val="00F53504"/>
    <w:rsid w:val="00F542F0"/>
    <w:rsid w:val="00F5480C"/>
    <w:rsid w:val="00F54A59"/>
    <w:rsid w:val="00F54B47"/>
    <w:rsid w:val="00F54F6B"/>
    <w:rsid w:val="00F55096"/>
    <w:rsid w:val="00F55218"/>
    <w:rsid w:val="00F5528E"/>
    <w:rsid w:val="00F557BA"/>
    <w:rsid w:val="00F55FBC"/>
    <w:rsid w:val="00F565F1"/>
    <w:rsid w:val="00F56A83"/>
    <w:rsid w:val="00F56CC1"/>
    <w:rsid w:val="00F5735E"/>
    <w:rsid w:val="00F57A0A"/>
    <w:rsid w:val="00F57A53"/>
    <w:rsid w:val="00F57CC3"/>
    <w:rsid w:val="00F57D9F"/>
    <w:rsid w:val="00F6005F"/>
    <w:rsid w:val="00F6038B"/>
    <w:rsid w:val="00F6045D"/>
    <w:rsid w:val="00F60670"/>
    <w:rsid w:val="00F6085A"/>
    <w:rsid w:val="00F60A8A"/>
    <w:rsid w:val="00F6101F"/>
    <w:rsid w:val="00F61228"/>
    <w:rsid w:val="00F6134C"/>
    <w:rsid w:val="00F61963"/>
    <w:rsid w:val="00F622A9"/>
    <w:rsid w:val="00F626E2"/>
    <w:rsid w:val="00F62A60"/>
    <w:rsid w:val="00F62A95"/>
    <w:rsid w:val="00F63D83"/>
    <w:rsid w:val="00F63FB3"/>
    <w:rsid w:val="00F641CF"/>
    <w:rsid w:val="00F6440C"/>
    <w:rsid w:val="00F645BA"/>
    <w:rsid w:val="00F64670"/>
    <w:rsid w:val="00F64B83"/>
    <w:rsid w:val="00F6566F"/>
    <w:rsid w:val="00F656CB"/>
    <w:rsid w:val="00F657D5"/>
    <w:rsid w:val="00F65E70"/>
    <w:rsid w:val="00F66127"/>
    <w:rsid w:val="00F66F36"/>
    <w:rsid w:val="00F6719F"/>
    <w:rsid w:val="00F676F4"/>
    <w:rsid w:val="00F67BD6"/>
    <w:rsid w:val="00F7015B"/>
    <w:rsid w:val="00F7064C"/>
    <w:rsid w:val="00F707D7"/>
    <w:rsid w:val="00F709C8"/>
    <w:rsid w:val="00F70D34"/>
    <w:rsid w:val="00F710BA"/>
    <w:rsid w:val="00F713A1"/>
    <w:rsid w:val="00F715DF"/>
    <w:rsid w:val="00F71B5B"/>
    <w:rsid w:val="00F71E22"/>
    <w:rsid w:val="00F727DC"/>
    <w:rsid w:val="00F727FD"/>
    <w:rsid w:val="00F72BDF"/>
    <w:rsid w:val="00F72E81"/>
    <w:rsid w:val="00F7301C"/>
    <w:rsid w:val="00F730C9"/>
    <w:rsid w:val="00F7318A"/>
    <w:rsid w:val="00F73721"/>
    <w:rsid w:val="00F738EB"/>
    <w:rsid w:val="00F73B74"/>
    <w:rsid w:val="00F73E32"/>
    <w:rsid w:val="00F73E6A"/>
    <w:rsid w:val="00F74760"/>
    <w:rsid w:val="00F749B7"/>
    <w:rsid w:val="00F74A94"/>
    <w:rsid w:val="00F7502F"/>
    <w:rsid w:val="00F758D9"/>
    <w:rsid w:val="00F75C90"/>
    <w:rsid w:val="00F75E0D"/>
    <w:rsid w:val="00F75FD5"/>
    <w:rsid w:val="00F763F4"/>
    <w:rsid w:val="00F767A2"/>
    <w:rsid w:val="00F76C63"/>
    <w:rsid w:val="00F76C6C"/>
    <w:rsid w:val="00F76D3D"/>
    <w:rsid w:val="00F77380"/>
    <w:rsid w:val="00F77441"/>
    <w:rsid w:val="00F775E7"/>
    <w:rsid w:val="00F77C92"/>
    <w:rsid w:val="00F77D55"/>
    <w:rsid w:val="00F8064F"/>
    <w:rsid w:val="00F806C6"/>
    <w:rsid w:val="00F80A01"/>
    <w:rsid w:val="00F80AA7"/>
    <w:rsid w:val="00F80EAA"/>
    <w:rsid w:val="00F80EE6"/>
    <w:rsid w:val="00F80FFF"/>
    <w:rsid w:val="00F81235"/>
    <w:rsid w:val="00F8127C"/>
    <w:rsid w:val="00F8179F"/>
    <w:rsid w:val="00F8182E"/>
    <w:rsid w:val="00F818F2"/>
    <w:rsid w:val="00F81E48"/>
    <w:rsid w:val="00F81FEA"/>
    <w:rsid w:val="00F81FFF"/>
    <w:rsid w:val="00F82575"/>
    <w:rsid w:val="00F8257C"/>
    <w:rsid w:val="00F82D60"/>
    <w:rsid w:val="00F82FCE"/>
    <w:rsid w:val="00F83037"/>
    <w:rsid w:val="00F8338E"/>
    <w:rsid w:val="00F838C7"/>
    <w:rsid w:val="00F84379"/>
    <w:rsid w:val="00F846EC"/>
    <w:rsid w:val="00F84758"/>
    <w:rsid w:val="00F84A21"/>
    <w:rsid w:val="00F84A5F"/>
    <w:rsid w:val="00F84D29"/>
    <w:rsid w:val="00F84E72"/>
    <w:rsid w:val="00F85064"/>
    <w:rsid w:val="00F85620"/>
    <w:rsid w:val="00F8575F"/>
    <w:rsid w:val="00F85D1F"/>
    <w:rsid w:val="00F85D97"/>
    <w:rsid w:val="00F86444"/>
    <w:rsid w:val="00F864C7"/>
    <w:rsid w:val="00F86554"/>
    <w:rsid w:val="00F86627"/>
    <w:rsid w:val="00F86650"/>
    <w:rsid w:val="00F86837"/>
    <w:rsid w:val="00F868A0"/>
    <w:rsid w:val="00F86F8D"/>
    <w:rsid w:val="00F873C2"/>
    <w:rsid w:val="00F87993"/>
    <w:rsid w:val="00F87A53"/>
    <w:rsid w:val="00F87B0F"/>
    <w:rsid w:val="00F87E89"/>
    <w:rsid w:val="00F87EFD"/>
    <w:rsid w:val="00F90465"/>
    <w:rsid w:val="00F9054E"/>
    <w:rsid w:val="00F9085D"/>
    <w:rsid w:val="00F90908"/>
    <w:rsid w:val="00F90DA8"/>
    <w:rsid w:val="00F90E0A"/>
    <w:rsid w:val="00F91382"/>
    <w:rsid w:val="00F91914"/>
    <w:rsid w:val="00F919FB"/>
    <w:rsid w:val="00F92A63"/>
    <w:rsid w:val="00F93072"/>
    <w:rsid w:val="00F93128"/>
    <w:rsid w:val="00F9354C"/>
    <w:rsid w:val="00F935FD"/>
    <w:rsid w:val="00F93645"/>
    <w:rsid w:val="00F93921"/>
    <w:rsid w:val="00F93AFF"/>
    <w:rsid w:val="00F93B2D"/>
    <w:rsid w:val="00F944A9"/>
    <w:rsid w:val="00F948B7"/>
    <w:rsid w:val="00F9496B"/>
    <w:rsid w:val="00F94C99"/>
    <w:rsid w:val="00F94F30"/>
    <w:rsid w:val="00F94F5C"/>
    <w:rsid w:val="00F94FB5"/>
    <w:rsid w:val="00F950E4"/>
    <w:rsid w:val="00F951C8"/>
    <w:rsid w:val="00F9530E"/>
    <w:rsid w:val="00F95597"/>
    <w:rsid w:val="00F9559D"/>
    <w:rsid w:val="00F95740"/>
    <w:rsid w:val="00F95914"/>
    <w:rsid w:val="00F95D36"/>
    <w:rsid w:val="00F9636B"/>
    <w:rsid w:val="00F9688C"/>
    <w:rsid w:val="00F96D84"/>
    <w:rsid w:val="00F97534"/>
    <w:rsid w:val="00F975E4"/>
    <w:rsid w:val="00F97F8B"/>
    <w:rsid w:val="00F97FC3"/>
    <w:rsid w:val="00FA0088"/>
    <w:rsid w:val="00FA02D0"/>
    <w:rsid w:val="00FA087B"/>
    <w:rsid w:val="00FA0F2D"/>
    <w:rsid w:val="00FA10EB"/>
    <w:rsid w:val="00FA1B4C"/>
    <w:rsid w:val="00FA1E8F"/>
    <w:rsid w:val="00FA22F2"/>
    <w:rsid w:val="00FA2E2C"/>
    <w:rsid w:val="00FA309F"/>
    <w:rsid w:val="00FA3252"/>
    <w:rsid w:val="00FA3400"/>
    <w:rsid w:val="00FA3445"/>
    <w:rsid w:val="00FA372E"/>
    <w:rsid w:val="00FA3BD9"/>
    <w:rsid w:val="00FA4374"/>
    <w:rsid w:val="00FA54EC"/>
    <w:rsid w:val="00FA563A"/>
    <w:rsid w:val="00FA5679"/>
    <w:rsid w:val="00FA5804"/>
    <w:rsid w:val="00FA5C93"/>
    <w:rsid w:val="00FA5E99"/>
    <w:rsid w:val="00FA5FB2"/>
    <w:rsid w:val="00FA63E2"/>
    <w:rsid w:val="00FA6607"/>
    <w:rsid w:val="00FA671F"/>
    <w:rsid w:val="00FA70D3"/>
    <w:rsid w:val="00FA7247"/>
    <w:rsid w:val="00FA7FC0"/>
    <w:rsid w:val="00FB01FD"/>
    <w:rsid w:val="00FB05D3"/>
    <w:rsid w:val="00FB06BB"/>
    <w:rsid w:val="00FB09B2"/>
    <w:rsid w:val="00FB0C8E"/>
    <w:rsid w:val="00FB1386"/>
    <w:rsid w:val="00FB173A"/>
    <w:rsid w:val="00FB1979"/>
    <w:rsid w:val="00FB1A84"/>
    <w:rsid w:val="00FB1BCC"/>
    <w:rsid w:val="00FB242F"/>
    <w:rsid w:val="00FB24DD"/>
    <w:rsid w:val="00FB27BD"/>
    <w:rsid w:val="00FB3E51"/>
    <w:rsid w:val="00FB417D"/>
    <w:rsid w:val="00FB4450"/>
    <w:rsid w:val="00FB49EB"/>
    <w:rsid w:val="00FB4EC4"/>
    <w:rsid w:val="00FB4FC0"/>
    <w:rsid w:val="00FB520B"/>
    <w:rsid w:val="00FB523B"/>
    <w:rsid w:val="00FB557F"/>
    <w:rsid w:val="00FB564D"/>
    <w:rsid w:val="00FB58A9"/>
    <w:rsid w:val="00FB5B61"/>
    <w:rsid w:val="00FB5BAB"/>
    <w:rsid w:val="00FB5FEF"/>
    <w:rsid w:val="00FB64FB"/>
    <w:rsid w:val="00FB668C"/>
    <w:rsid w:val="00FB679B"/>
    <w:rsid w:val="00FB6C81"/>
    <w:rsid w:val="00FB6D9C"/>
    <w:rsid w:val="00FB6E40"/>
    <w:rsid w:val="00FB6E96"/>
    <w:rsid w:val="00FB7079"/>
    <w:rsid w:val="00FB7244"/>
    <w:rsid w:val="00FB7583"/>
    <w:rsid w:val="00FB779F"/>
    <w:rsid w:val="00FC006F"/>
    <w:rsid w:val="00FC0188"/>
    <w:rsid w:val="00FC04B0"/>
    <w:rsid w:val="00FC0A4F"/>
    <w:rsid w:val="00FC123A"/>
    <w:rsid w:val="00FC1490"/>
    <w:rsid w:val="00FC183B"/>
    <w:rsid w:val="00FC1FC9"/>
    <w:rsid w:val="00FC2141"/>
    <w:rsid w:val="00FC2335"/>
    <w:rsid w:val="00FC27CD"/>
    <w:rsid w:val="00FC28D5"/>
    <w:rsid w:val="00FC2BED"/>
    <w:rsid w:val="00FC2E88"/>
    <w:rsid w:val="00FC309C"/>
    <w:rsid w:val="00FC3509"/>
    <w:rsid w:val="00FC3915"/>
    <w:rsid w:val="00FC3DF2"/>
    <w:rsid w:val="00FC3F89"/>
    <w:rsid w:val="00FC3FDE"/>
    <w:rsid w:val="00FC46D1"/>
    <w:rsid w:val="00FC4B13"/>
    <w:rsid w:val="00FC5039"/>
    <w:rsid w:val="00FC53F5"/>
    <w:rsid w:val="00FC556F"/>
    <w:rsid w:val="00FC5986"/>
    <w:rsid w:val="00FC5D54"/>
    <w:rsid w:val="00FC5F2B"/>
    <w:rsid w:val="00FC5F56"/>
    <w:rsid w:val="00FC692F"/>
    <w:rsid w:val="00FC6E20"/>
    <w:rsid w:val="00FC6E37"/>
    <w:rsid w:val="00FC745E"/>
    <w:rsid w:val="00FC7BA2"/>
    <w:rsid w:val="00FC7F4C"/>
    <w:rsid w:val="00FD0049"/>
    <w:rsid w:val="00FD0146"/>
    <w:rsid w:val="00FD020A"/>
    <w:rsid w:val="00FD048E"/>
    <w:rsid w:val="00FD0643"/>
    <w:rsid w:val="00FD07C7"/>
    <w:rsid w:val="00FD0CB2"/>
    <w:rsid w:val="00FD0F15"/>
    <w:rsid w:val="00FD102B"/>
    <w:rsid w:val="00FD1453"/>
    <w:rsid w:val="00FD17DA"/>
    <w:rsid w:val="00FD2210"/>
    <w:rsid w:val="00FD23BC"/>
    <w:rsid w:val="00FD3087"/>
    <w:rsid w:val="00FD3B0F"/>
    <w:rsid w:val="00FD3D23"/>
    <w:rsid w:val="00FD4282"/>
    <w:rsid w:val="00FD4938"/>
    <w:rsid w:val="00FD4DE1"/>
    <w:rsid w:val="00FD539A"/>
    <w:rsid w:val="00FD6238"/>
    <w:rsid w:val="00FD6576"/>
    <w:rsid w:val="00FD6B08"/>
    <w:rsid w:val="00FD6B1F"/>
    <w:rsid w:val="00FD6C5F"/>
    <w:rsid w:val="00FD7278"/>
    <w:rsid w:val="00FD7A32"/>
    <w:rsid w:val="00FD7E0C"/>
    <w:rsid w:val="00FD7FA5"/>
    <w:rsid w:val="00FE0207"/>
    <w:rsid w:val="00FE0259"/>
    <w:rsid w:val="00FE0FD6"/>
    <w:rsid w:val="00FE104A"/>
    <w:rsid w:val="00FE136B"/>
    <w:rsid w:val="00FE14F8"/>
    <w:rsid w:val="00FE1664"/>
    <w:rsid w:val="00FE2131"/>
    <w:rsid w:val="00FE233E"/>
    <w:rsid w:val="00FE2851"/>
    <w:rsid w:val="00FE29B4"/>
    <w:rsid w:val="00FE2A63"/>
    <w:rsid w:val="00FE2AC3"/>
    <w:rsid w:val="00FE2F8B"/>
    <w:rsid w:val="00FE3185"/>
    <w:rsid w:val="00FE34E8"/>
    <w:rsid w:val="00FE3571"/>
    <w:rsid w:val="00FE3735"/>
    <w:rsid w:val="00FE37C1"/>
    <w:rsid w:val="00FE395C"/>
    <w:rsid w:val="00FE3F13"/>
    <w:rsid w:val="00FE440D"/>
    <w:rsid w:val="00FE456B"/>
    <w:rsid w:val="00FE4C1F"/>
    <w:rsid w:val="00FE4C7B"/>
    <w:rsid w:val="00FE4DDD"/>
    <w:rsid w:val="00FE5497"/>
    <w:rsid w:val="00FE56A3"/>
    <w:rsid w:val="00FE6045"/>
    <w:rsid w:val="00FE616A"/>
    <w:rsid w:val="00FE62B1"/>
    <w:rsid w:val="00FE64BF"/>
    <w:rsid w:val="00FE6603"/>
    <w:rsid w:val="00FE68F0"/>
    <w:rsid w:val="00FE69DE"/>
    <w:rsid w:val="00FE6A18"/>
    <w:rsid w:val="00FE6EFC"/>
    <w:rsid w:val="00FE78EA"/>
    <w:rsid w:val="00FE7921"/>
    <w:rsid w:val="00FE7E82"/>
    <w:rsid w:val="00FF0058"/>
    <w:rsid w:val="00FF02F4"/>
    <w:rsid w:val="00FF05F8"/>
    <w:rsid w:val="00FF09AF"/>
    <w:rsid w:val="00FF0DB2"/>
    <w:rsid w:val="00FF18AC"/>
    <w:rsid w:val="00FF21F9"/>
    <w:rsid w:val="00FF24C0"/>
    <w:rsid w:val="00FF254A"/>
    <w:rsid w:val="00FF26D6"/>
    <w:rsid w:val="00FF34E2"/>
    <w:rsid w:val="00FF362F"/>
    <w:rsid w:val="00FF366F"/>
    <w:rsid w:val="00FF368D"/>
    <w:rsid w:val="00FF37F6"/>
    <w:rsid w:val="00FF3811"/>
    <w:rsid w:val="00FF39B3"/>
    <w:rsid w:val="00FF3BAC"/>
    <w:rsid w:val="00FF3E77"/>
    <w:rsid w:val="00FF41E0"/>
    <w:rsid w:val="00FF4254"/>
    <w:rsid w:val="00FF439A"/>
    <w:rsid w:val="00FF4B00"/>
    <w:rsid w:val="00FF4B5B"/>
    <w:rsid w:val="00FF5121"/>
    <w:rsid w:val="00FF56E8"/>
    <w:rsid w:val="00FF5D12"/>
    <w:rsid w:val="00FF5D9A"/>
    <w:rsid w:val="00FF5E74"/>
    <w:rsid w:val="00FF5EFD"/>
    <w:rsid w:val="00FF6385"/>
    <w:rsid w:val="00FF6387"/>
    <w:rsid w:val="00FF644B"/>
    <w:rsid w:val="00FF67F6"/>
    <w:rsid w:val="00FF6D4C"/>
    <w:rsid w:val="00FF71BB"/>
    <w:rsid w:val="00FF734C"/>
    <w:rsid w:val="00FF7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2A99"/>
  <w15:docId w15:val="{F83A69D5-3041-46A3-ACC6-B8926452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3633E"/>
  </w:style>
  <w:style w:type="paragraph" w:styleId="Heading1">
    <w:name w:val="heading 1"/>
    <w:basedOn w:val="Normal"/>
    <w:next w:val="Normal"/>
    <w:link w:val="Heading1Char"/>
    <w:autoRedefine/>
    <w:uiPriority w:val="9"/>
    <w:qFormat/>
    <w:rsid w:val="00D060CC"/>
    <w:pPr>
      <w:keepNext/>
      <w:keepLines/>
      <w:numPr>
        <w:numId w:val="1"/>
      </w:numPr>
      <w:spacing w:before="240" w:after="240" w:line="240" w:lineRule="auto"/>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31AF6"/>
    <w:pPr>
      <w:keepNext/>
      <w:keepLines/>
      <w:spacing w:before="120" w:after="120" w:line="24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570FB"/>
    <w:pPr>
      <w:keepNext/>
      <w:keepLines/>
      <w:spacing w:before="120" w:after="120" w:line="240" w:lineRule="auto"/>
      <w:outlineLvl w:val="2"/>
    </w:pPr>
    <w:rPr>
      <w:rFonts w:eastAsiaTheme="majorEastAsia" w:cstheme="majorBidi"/>
      <w:i/>
    </w:rPr>
  </w:style>
  <w:style w:type="paragraph" w:styleId="Heading4">
    <w:name w:val="heading 4"/>
    <w:basedOn w:val="Normal"/>
    <w:next w:val="Normal"/>
    <w:link w:val="Heading4Char"/>
    <w:uiPriority w:val="9"/>
    <w:unhideWhenUsed/>
    <w:qFormat/>
    <w:rsid w:val="00D2315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qFormat/>
    <w:pPr>
      <w:keepNext/>
      <w:keepLines/>
      <w:spacing w:before="220" w:after="40"/>
      <w:outlineLvl w:val="4"/>
    </w:pPr>
    <w:rPr>
      <w:b/>
      <w:sz w:val="22"/>
      <w:szCs w:val="22"/>
    </w:rPr>
  </w:style>
  <w:style w:type="paragraph" w:styleId="Heading6">
    <w:name w:val="heading 6"/>
    <w:basedOn w:val="Normal"/>
    <w:next w:val="Normal"/>
    <w:uiPriority w:val="9"/>
    <w:qFormat/>
    <w:pPr>
      <w:keepNext/>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4704B9"/>
    <w:pPr>
      <w:keepNext/>
      <w:keepLines/>
      <w:spacing w:before="200" w:after="0" w:line="240" w:lineRule="auto"/>
      <w:outlineLvl w:val="6"/>
    </w:pPr>
    <w:rPr>
      <w:rFonts w:asciiTheme="majorHAnsi" w:eastAsiaTheme="majorEastAsia" w:hAnsiTheme="majorHAnsi" w:cstheme="majorBidi"/>
      <w:color w:val="5B9BD5" w:themeColor="accent1"/>
    </w:rPr>
  </w:style>
  <w:style w:type="paragraph" w:styleId="Heading8">
    <w:name w:val="heading 8"/>
    <w:basedOn w:val="Normal"/>
    <w:next w:val="BodyText"/>
    <w:link w:val="Heading8Char"/>
    <w:uiPriority w:val="9"/>
    <w:unhideWhenUsed/>
    <w:qFormat/>
    <w:rsid w:val="004704B9"/>
    <w:pPr>
      <w:keepNext/>
      <w:keepLines/>
      <w:spacing w:before="200" w:after="0" w:line="240" w:lineRule="auto"/>
      <w:outlineLvl w:val="7"/>
    </w:pPr>
    <w:rPr>
      <w:rFonts w:asciiTheme="majorHAnsi" w:eastAsiaTheme="majorEastAsia" w:hAnsiTheme="majorHAnsi" w:cstheme="majorBidi"/>
      <w:color w:val="5B9BD5" w:themeColor="accent1"/>
    </w:rPr>
  </w:style>
  <w:style w:type="paragraph" w:styleId="Heading9">
    <w:name w:val="heading 9"/>
    <w:basedOn w:val="Normal"/>
    <w:next w:val="BodyText"/>
    <w:link w:val="Heading9Char"/>
    <w:uiPriority w:val="9"/>
    <w:unhideWhenUsed/>
    <w:qFormat/>
    <w:rsid w:val="004704B9"/>
    <w:pPr>
      <w:keepNext/>
      <w:keepLines/>
      <w:spacing w:before="200" w:after="0" w:line="240" w:lineRule="auto"/>
      <w:outlineLvl w:val="8"/>
    </w:pPr>
    <w:rPr>
      <w:rFonts w:asciiTheme="majorHAnsi" w:eastAsiaTheme="majorEastAsia" w:hAnsiTheme="majorHAnsi" w:cstheme="majorBidi"/>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697A7C"/>
    <w:pPr>
      <w:spacing w:after="80" w:line="240" w:lineRule="auto"/>
      <w:contextualSpacing/>
    </w:pPr>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1C2E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2E2D"/>
    <w:rPr>
      <w:rFonts w:ascii="Segoe UI" w:hAnsi="Segoe UI" w:cs="Segoe UI"/>
      <w:sz w:val="18"/>
      <w:szCs w:val="18"/>
    </w:rPr>
  </w:style>
  <w:style w:type="character" w:styleId="LineNumber">
    <w:name w:val="line number"/>
    <w:basedOn w:val="DefaultParagraphFont"/>
    <w:uiPriority w:val="99"/>
    <w:semiHidden/>
    <w:unhideWhenUsed/>
    <w:rsid w:val="00E11727"/>
  </w:style>
  <w:style w:type="character" w:customStyle="1" w:styleId="Heading1Char">
    <w:name w:val="Heading 1 Char"/>
    <w:basedOn w:val="DefaultParagraphFont"/>
    <w:link w:val="Heading1"/>
    <w:uiPriority w:val="9"/>
    <w:rsid w:val="00D060CC"/>
    <w:rPr>
      <w:rFonts w:eastAsiaTheme="majorEastAsia" w:cstheme="majorBidi"/>
      <w:b/>
      <w:sz w:val="28"/>
      <w:szCs w:val="40"/>
    </w:rPr>
  </w:style>
  <w:style w:type="paragraph" w:styleId="ListParagraph">
    <w:name w:val="List Paragraph"/>
    <w:basedOn w:val="Normal"/>
    <w:uiPriority w:val="34"/>
    <w:qFormat/>
    <w:rsid w:val="00E334F7"/>
    <w:pPr>
      <w:ind w:left="720"/>
      <w:contextualSpacing/>
    </w:pPr>
  </w:style>
  <w:style w:type="character" w:customStyle="1" w:styleId="Heading2Char">
    <w:name w:val="Heading 2 Char"/>
    <w:basedOn w:val="DefaultParagraphFont"/>
    <w:link w:val="Heading2"/>
    <w:uiPriority w:val="9"/>
    <w:rsid w:val="00C31AF6"/>
    <w:rPr>
      <w:rFonts w:ascii="Times New Roman" w:eastAsiaTheme="majorEastAsia" w:hAnsi="Times New Roman" w:cstheme="majorBidi"/>
      <w:b/>
      <w:sz w:val="24"/>
      <w:szCs w:val="26"/>
    </w:rPr>
  </w:style>
  <w:style w:type="character" w:styleId="Hyperlink">
    <w:name w:val="Hyperlink"/>
    <w:basedOn w:val="DefaultParagraphFont"/>
    <w:uiPriority w:val="99"/>
    <w:unhideWhenUsed/>
    <w:rsid w:val="009379A2"/>
    <w:rPr>
      <w:color w:val="0563C1" w:themeColor="hyperlink"/>
      <w:u w:val="single"/>
    </w:rPr>
  </w:style>
  <w:style w:type="character" w:customStyle="1" w:styleId="apple-converted-space">
    <w:name w:val="apple-converted-space"/>
    <w:basedOn w:val="DefaultParagraphFont"/>
    <w:rsid w:val="009379A2"/>
  </w:style>
  <w:style w:type="character" w:styleId="Emphasis">
    <w:name w:val="Emphasis"/>
    <w:basedOn w:val="DefaultParagraphFont"/>
    <w:uiPriority w:val="20"/>
    <w:qFormat/>
    <w:rsid w:val="009379A2"/>
    <w:rPr>
      <w:i/>
      <w:iCs/>
    </w:rPr>
  </w:style>
  <w:style w:type="table" w:styleId="TableGrid">
    <w:name w:val="Table Grid"/>
    <w:basedOn w:val="TableNormal"/>
    <w:uiPriority w:val="39"/>
    <w:rsid w:val="009379A2"/>
    <w:pPr>
      <w:spacing w:after="0" w:line="240" w:lineRule="auto"/>
    </w:pPr>
    <w:rPr>
      <w:rFonts w:eastAsiaTheme="minorEastAsia"/>
      <w:kern w:val="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9379A2"/>
    <w:pPr>
      <w:spacing w:before="36" w:after="36" w:line="240" w:lineRule="auto"/>
    </w:pPr>
    <w:rPr>
      <w:rFonts w:asciiTheme="minorHAnsi" w:hAnsiTheme="minorHAnsi"/>
    </w:rPr>
  </w:style>
  <w:style w:type="table" w:customStyle="1" w:styleId="Table">
    <w:name w:val="Table"/>
    <w:semiHidden/>
    <w:unhideWhenUsed/>
    <w:qFormat/>
    <w:rsid w:val="009379A2"/>
    <w:pPr>
      <w:spacing w:after="200" w:line="240" w:lineRule="auto"/>
    </w:pPr>
    <w:rPr>
      <w:sz w:val="20"/>
      <w:szCs w:val="20"/>
      <w:lang w:eastAsia="zh-CN"/>
    </w:rPr>
    <w:tblPr>
      <w:tblStyleRowBandSize w:val="1"/>
      <w:tblInd w:w="0" w:type="dxa"/>
      <w:tblBorders>
        <w:bottom w:val="single" w:sz="4" w:space="0" w:color="000000" w:themeColor="text1"/>
      </w:tblBorders>
      <w:tblCellMar>
        <w:top w:w="0" w:type="dxa"/>
        <w:left w:w="108" w:type="dxa"/>
        <w:bottom w:w="0" w:type="dxa"/>
        <w:right w:w="108" w:type="dxa"/>
      </w:tblCellMar>
    </w:tblPr>
    <w:tcPr>
      <w:shd w:val="clear" w:color="auto" w:fill="auto"/>
    </w:tcPr>
    <w:tblStylePr w:type="firstRow">
      <w:rPr>
        <w:b/>
      </w:rPr>
      <w:tblPr>
        <w:jc w:val="center"/>
      </w:tblPr>
      <w:trPr>
        <w:jc w:val="center"/>
      </w:trPr>
      <w:tcPr>
        <w:tcBorders>
          <w:bottom w:val="single" w:sz="4" w:space="0" w:color="000000" w:themeColor="text1"/>
        </w:tcBorders>
      </w:tcPr>
    </w:tblStylePr>
    <w:tblStylePr w:type="firstCol">
      <w:tblPr/>
      <w:tcPr>
        <w:tcBorders>
          <w:right w:val="single" w:sz="4" w:space="0" w:color="000000" w:themeColor="text1"/>
        </w:tcBorders>
        <w:shd w:val="clear" w:color="auto" w:fill="auto"/>
      </w:tcPr>
    </w:tblStylePr>
    <w:tblStylePr w:type="band1Horz">
      <w:tblPr/>
      <w:tcPr>
        <w:shd w:val="clear" w:color="auto" w:fill="E7E6E6" w:themeFill="background2"/>
      </w:tcPr>
    </w:tblStylePr>
  </w:style>
  <w:style w:type="paragraph" w:styleId="BodyText">
    <w:name w:val="Body Text"/>
    <w:basedOn w:val="Normal"/>
    <w:link w:val="BodyTextChar"/>
    <w:unhideWhenUsed/>
    <w:rsid w:val="00E634F0"/>
    <w:pPr>
      <w:spacing w:after="0"/>
    </w:pPr>
  </w:style>
  <w:style w:type="character" w:customStyle="1" w:styleId="BodyTextChar">
    <w:name w:val="Body Text Char"/>
    <w:basedOn w:val="DefaultParagraphFont"/>
    <w:link w:val="BodyText"/>
    <w:rsid w:val="00E634F0"/>
  </w:style>
  <w:style w:type="character" w:customStyle="1" w:styleId="Heading3Char">
    <w:name w:val="Heading 3 Char"/>
    <w:basedOn w:val="DefaultParagraphFont"/>
    <w:link w:val="Heading3"/>
    <w:uiPriority w:val="9"/>
    <w:rsid w:val="005570FB"/>
    <w:rPr>
      <w:rFonts w:ascii="Times New Roman" w:eastAsiaTheme="majorEastAsia" w:hAnsi="Times New Roman" w:cstheme="majorBidi"/>
      <w:i/>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TitleChar">
    <w:name w:val="Title Char"/>
    <w:basedOn w:val="DefaultParagraphFont"/>
    <w:link w:val="Title"/>
    <w:rsid w:val="00697A7C"/>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sid w:val="00C42D0C"/>
    <w:rPr>
      <w:b/>
      <w:bCs/>
    </w:rPr>
  </w:style>
  <w:style w:type="character" w:customStyle="1" w:styleId="CommentSubjectChar">
    <w:name w:val="Comment Subject Char"/>
    <w:basedOn w:val="CommentTextChar"/>
    <w:link w:val="CommentSubject"/>
    <w:uiPriority w:val="99"/>
    <w:semiHidden/>
    <w:rsid w:val="00C42D0C"/>
    <w:rPr>
      <w:rFonts w:ascii="Times New Roman" w:hAnsi="Times New Roman"/>
      <w:b/>
      <w:bCs/>
      <w:sz w:val="20"/>
      <w:szCs w:val="20"/>
    </w:rPr>
  </w:style>
  <w:style w:type="character" w:customStyle="1" w:styleId="Heading4Char">
    <w:name w:val="Heading 4 Char"/>
    <w:basedOn w:val="DefaultParagraphFont"/>
    <w:link w:val="Heading4"/>
    <w:uiPriority w:val="9"/>
    <w:semiHidden/>
    <w:rsid w:val="00D23154"/>
    <w:rPr>
      <w:rFonts w:asciiTheme="majorHAnsi" w:eastAsiaTheme="majorEastAsia" w:hAnsiTheme="majorHAnsi" w:cstheme="majorBidi"/>
      <w:i/>
      <w:iCs/>
      <w:color w:val="2E74B5" w:themeColor="accent1" w:themeShade="BF"/>
      <w:sz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character" w:customStyle="1" w:styleId="Heading7Char">
    <w:name w:val="Heading 7 Char"/>
    <w:basedOn w:val="DefaultParagraphFont"/>
    <w:link w:val="Heading7"/>
    <w:uiPriority w:val="9"/>
    <w:rsid w:val="004704B9"/>
    <w:rPr>
      <w:rFonts w:asciiTheme="majorHAnsi" w:eastAsiaTheme="majorEastAsia" w:hAnsiTheme="majorHAnsi" w:cstheme="majorBidi"/>
      <w:color w:val="5B9BD5" w:themeColor="accent1"/>
    </w:rPr>
  </w:style>
  <w:style w:type="character" w:customStyle="1" w:styleId="Heading8Char">
    <w:name w:val="Heading 8 Char"/>
    <w:basedOn w:val="DefaultParagraphFont"/>
    <w:link w:val="Heading8"/>
    <w:uiPriority w:val="9"/>
    <w:rsid w:val="004704B9"/>
    <w:rPr>
      <w:rFonts w:asciiTheme="majorHAnsi" w:eastAsiaTheme="majorEastAsia" w:hAnsiTheme="majorHAnsi" w:cstheme="majorBidi"/>
      <w:color w:val="5B9BD5" w:themeColor="accent1"/>
    </w:rPr>
  </w:style>
  <w:style w:type="character" w:customStyle="1" w:styleId="Heading9Char">
    <w:name w:val="Heading 9 Char"/>
    <w:basedOn w:val="DefaultParagraphFont"/>
    <w:link w:val="Heading9"/>
    <w:uiPriority w:val="9"/>
    <w:rsid w:val="004704B9"/>
    <w:rPr>
      <w:rFonts w:asciiTheme="majorHAnsi" w:eastAsiaTheme="majorEastAsia" w:hAnsiTheme="majorHAnsi" w:cstheme="majorBidi"/>
      <w:color w:val="5B9BD5" w:themeColor="accent1"/>
    </w:rPr>
  </w:style>
  <w:style w:type="character" w:customStyle="1" w:styleId="VerbatimChar">
    <w:name w:val="Verbatim Char"/>
    <w:basedOn w:val="DefaultParagraphFont"/>
    <w:link w:val="SourceCode"/>
    <w:rsid w:val="004704B9"/>
    <w:rPr>
      <w:rFonts w:ascii="Consolas" w:hAnsi="Consolas"/>
      <w:sz w:val="22"/>
      <w:shd w:val="clear" w:color="auto" w:fill="F8F8F8"/>
    </w:rPr>
  </w:style>
  <w:style w:type="paragraph" w:customStyle="1" w:styleId="SourceCode">
    <w:name w:val="Source Code"/>
    <w:basedOn w:val="Normal"/>
    <w:link w:val="VerbatimChar"/>
    <w:rsid w:val="004704B9"/>
    <w:pPr>
      <w:shd w:val="clear" w:color="auto" w:fill="F8F8F8"/>
      <w:wordWrap w:val="0"/>
      <w:spacing w:after="200" w:line="240" w:lineRule="auto"/>
    </w:pPr>
    <w:rPr>
      <w:rFonts w:ascii="Consolas" w:hAnsi="Consolas"/>
      <w:sz w:val="22"/>
    </w:rPr>
  </w:style>
  <w:style w:type="character" w:customStyle="1" w:styleId="ConstantTok">
    <w:name w:val="ConstantTok"/>
    <w:basedOn w:val="VerbatimChar"/>
    <w:rsid w:val="004704B9"/>
    <w:rPr>
      <w:rFonts w:ascii="Consolas" w:hAnsi="Consolas"/>
      <w:color w:val="8F5902"/>
      <w:sz w:val="22"/>
      <w:shd w:val="clear" w:color="auto" w:fill="F8F8F8"/>
    </w:rPr>
  </w:style>
  <w:style w:type="character" w:customStyle="1" w:styleId="SpecialCharTok">
    <w:name w:val="SpecialCharTok"/>
    <w:basedOn w:val="VerbatimChar"/>
    <w:rsid w:val="004704B9"/>
    <w:rPr>
      <w:rFonts w:ascii="Consolas" w:hAnsi="Consolas"/>
      <w:b/>
      <w:color w:val="CE5C00"/>
      <w:sz w:val="22"/>
      <w:shd w:val="clear" w:color="auto" w:fill="F8F8F8"/>
    </w:rPr>
  </w:style>
  <w:style w:type="character" w:customStyle="1" w:styleId="StringTok">
    <w:name w:val="StringTok"/>
    <w:basedOn w:val="VerbatimChar"/>
    <w:rsid w:val="004704B9"/>
    <w:rPr>
      <w:rFonts w:ascii="Consolas" w:hAnsi="Consolas"/>
      <w:color w:val="4E9A06"/>
      <w:sz w:val="22"/>
      <w:shd w:val="clear" w:color="auto" w:fill="F8F8F8"/>
    </w:rPr>
  </w:style>
  <w:style w:type="character" w:customStyle="1" w:styleId="OtherTok">
    <w:name w:val="OtherTok"/>
    <w:basedOn w:val="VerbatimChar"/>
    <w:rsid w:val="004704B9"/>
    <w:rPr>
      <w:rFonts w:ascii="Consolas" w:hAnsi="Consolas"/>
      <w:color w:val="8F5902"/>
      <w:sz w:val="22"/>
      <w:shd w:val="clear" w:color="auto" w:fill="F8F8F8"/>
    </w:rPr>
  </w:style>
  <w:style w:type="character" w:customStyle="1" w:styleId="FunctionTok">
    <w:name w:val="FunctionTok"/>
    <w:basedOn w:val="VerbatimChar"/>
    <w:rsid w:val="004704B9"/>
    <w:rPr>
      <w:rFonts w:ascii="Consolas" w:hAnsi="Consolas"/>
      <w:b/>
      <w:color w:val="204A87"/>
      <w:sz w:val="22"/>
      <w:shd w:val="clear" w:color="auto" w:fill="F8F8F8"/>
    </w:rPr>
  </w:style>
  <w:style w:type="character" w:customStyle="1" w:styleId="AttributeTok">
    <w:name w:val="AttributeTok"/>
    <w:basedOn w:val="VerbatimChar"/>
    <w:rsid w:val="004704B9"/>
    <w:rPr>
      <w:rFonts w:ascii="Consolas" w:hAnsi="Consolas"/>
      <w:color w:val="204A87"/>
      <w:sz w:val="22"/>
      <w:shd w:val="clear" w:color="auto" w:fill="F8F8F8"/>
    </w:rPr>
  </w:style>
  <w:style w:type="character" w:customStyle="1" w:styleId="NormalTok">
    <w:name w:val="NormalTok"/>
    <w:basedOn w:val="VerbatimChar"/>
    <w:rsid w:val="004704B9"/>
    <w:rPr>
      <w:rFonts w:ascii="Consolas" w:hAnsi="Consolas"/>
      <w:sz w:val="22"/>
      <w:shd w:val="clear" w:color="auto" w:fill="F8F8F8"/>
    </w:rPr>
  </w:style>
  <w:style w:type="character" w:customStyle="1" w:styleId="DecValTok">
    <w:name w:val="DecValTok"/>
    <w:basedOn w:val="VerbatimChar"/>
    <w:rsid w:val="004704B9"/>
    <w:rPr>
      <w:rFonts w:ascii="Consolas" w:hAnsi="Consolas"/>
      <w:color w:val="0000CF"/>
      <w:sz w:val="22"/>
      <w:shd w:val="clear" w:color="auto" w:fill="F8F8F8"/>
    </w:rPr>
  </w:style>
  <w:style w:type="character" w:customStyle="1" w:styleId="FloatTok">
    <w:name w:val="FloatTok"/>
    <w:basedOn w:val="VerbatimChar"/>
    <w:rsid w:val="004704B9"/>
    <w:rPr>
      <w:rFonts w:ascii="Consolas" w:hAnsi="Consolas"/>
      <w:color w:val="0000CF"/>
      <w:sz w:val="22"/>
      <w:shd w:val="clear" w:color="auto" w:fill="F8F8F8"/>
    </w:rPr>
  </w:style>
  <w:style w:type="character" w:customStyle="1" w:styleId="CommentTok">
    <w:name w:val="CommentTok"/>
    <w:basedOn w:val="VerbatimChar"/>
    <w:rsid w:val="004704B9"/>
    <w:rPr>
      <w:rFonts w:ascii="Consolas" w:hAnsi="Consolas"/>
      <w:i/>
      <w:color w:val="8F5902"/>
      <w:sz w:val="22"/>
      <w:shd w:val="clear" w:color="auto" w:fill="F8F8F8"/>
    </w:rPr>
  </w:style>
  <w:style w:type="paragraph" w:customStyle="1" w:styleId="FirstParagraph">
    <w:name w:val="First Paragraph"/>
    <w:basedOn w:val="BodyText"/>
    <w:next w:val="BodyText"/>
    <w:rsid w:val="004704B9"/>
    <w:pPr>
      <w:spacing w:before="180" w:after="180" w:line="240" w:lineRule="auto"/>
    </w:pPr>
    <w:rPr>
      <w:rFonts w:asciiTheme="minorHAnsi" w:eastAsiaTheme="minorHAnsi" w:hAnsiTheme="minorHAnsi" w:cstheme="minorBidi"/>
    </w:rPr>
  </w:style>
  <w:style w:type="paragraph" w:customStyle="1" w:styleId="Author">
    <w:name w:val="Author"/>
    <w:next w:val="BodyText"/>
    <w:rsid w:val="004704B9"/>
    <w:pPr>
      <w:keepNext/>
      <w:keepLines/>
      <w:spacing w:after="200" w:line="240" w:lineRule="auto"/>
      <w:jc w:val="center"/>
    </w:pPr>
    <w:rPr>
      <w:rFonts w:asciiTheme="minorHAnsi" w:eastAsiaTheme="minorHAnsi" w:hAnsiTheme="minorHAnsi" w:cstheme="minorBidi"/>
    </w:rPr>
  </w:style>
  <w:style w:type="paragraph" w:styleId="Date">
    <w:name w:val="Date"/>
    <w:next w:val="BodyText"/>
    <w:link w:val="DateChar"/>
    <w:rsid w:val="004704B9"/>
    <w:pPr>
      <w:keepNext/>
      <w:keepLines/>
      <w:spacing w:after="200" w:line="240" w:lineRule="auto"/>
      <w:jc w:val="center"/>
    </w:pPr>
    <w:rPr>
      <w:rFonts w:asciiTheme="minorHAnsi" w:eastAsiaTheme="minorHAnsi" w:hAnsiTheme="minorHAnsi" w:cstheme="minorBidi"/>
    </w:rPr>
  </w:style>
  <w:style w:type="character" w:customStyle="1" w:styleId="DateChar">
    <w:name w:val="Date Char"/>
    <w:basedOn w:val="DefaultParagraphFont"/>
    <w:link w:val="Date"/>
    <w:rsid w:val="004704B9"/>
    <w:rPr>
      <w:rFonts w:asciiTheme="minorHAnsi" w:eastAsiaTheme="minorHAnsi" w:hAnsiTheme="minorHAnsi" w:cstheme="minorBidi"/>
    </w:rPr>
  </w:style>
  <w:style w:type="paragraph" w:customStyle="1" w:styleId="AbstractTitle">
    <w:name w:val="Abstract Title"/>
    <w:basedOn w:val="Normal"/>
    <w:next w:val="Abstract"/>
    <w:rsid w:val="004704B9"/>
    <w:pPr>
      <w:keepNext/>
      <w:keepLines/>
      <w:spacing w:before="300" w:after="0" w:line="240" w:lineRule="auto"/>
      <w:jc w:val="center"/>
    </w:pPr>
    <w:rPr>
      <w:rFonts w:asciiTheme="minorHAnsi" w:eastAsiaTheme="minorHAnsi" w:hAnsiTheme="minorHAnsi" w:cstheme="minorBidi"/>
      <w:b/>
      <w:color w:val="345A8A"/>
      <w:sz w:val="20"/>
      <w:szCs w:val="20"/>
    </w:rPr>
  </w:style>
  <w:style w:type="paragraph" w:customStyle="1" w:styleId="Abstract">
    <w:name w:val="Abstract"/>
    <w:basedOn w:val="Normal"/>
    <w:next w:val="BodyText"/>
    <w:rsid w:val="004704B9"/>
    <w:pPr>
      <w:keepNext/>
      <w:keepLines/>
      <w:spacing w:before="100" w:after="300" w:line="240" w:lineRule="auto"/>
    </w:pPr>
    <w:rPr>
      <w:rFonts w:asciiTheme="minorHAnsi" w:eastAsiaTheme="minorHAnsi" w:hAnsiTheme="minorHAnsi" w:cstheme="minorBidi"/>
      <w:sz w:val="20"/>
      <w:szCs w:val="20"/>
    </w:rPr>
  </w:style>
  <w:style w:type="paragraph" w:styleId="Bibliography">
    <w:name w:val="Bibliography"/>
    <w:basedOn w:val="Normal"/>
    <w:rsid w:val="004704B9"/>
    <w:pPr>
      <w:spacing w:after="200" w:line="240" w:lineRule="auto"/>
    </w:pPr>
    <w:rPr>
      <w:rFonts w:asciiTheme="minorHAnsi" w:eastAsiaTheme="minorHAnsi" w:hAnsiTheme="minorHAnsi" w:cstheme="minorBidi"/>
    </w:rPr>
  </w:style>
  <w:style w:type="paragraph" w:styleId="BlockText">
    <w:name w:val="Block Text"/>
    <w:basedOn w:val="BodyText"/>
    <w:next w:val="BodyText"/>
    <w:uiPriority w:val="9"/>
    <w:unhideWhenUsed/>
    <w:rsid w:val="004704B9"/>
    <w:pPr>
      <w:spacing w:before="100" w:after="100" w:line="240" w:lineRule="auto"/>
      <w:ind w:left="480" w:right="480"/>
    </w:pPr>
    <w:rPr>
      <w:rFonts w:asciiTheme="minorHAnsi" w:eastAsiaTheme="minorHAnsi" w:hAnsiTheme="minorHAnsi" w:cstheme="minorBidi"/>
    </w:rPr>
  </w:style>
  <w:style w:type="paragraph" w:styleId="FootnoteText">
    <w:name w:val="footnote text"/>
    <w:aliases w:val="Body_Text"/>
    <w:basedOn w:val="Normal"/>
    <w:link w:val="FootnoteTextChar"/>
    <w:uiPriority w:val="9"/>
    <w:unhideWhenUsed/>
    <w:qFormat/>
    <w:rsid w:val="00A66750"/>
    <w:pPr>
      <w:spacing w:after="200" w:line="240" w:lineRule="auto"/>
      <w:jc w:val="both"/>
    </w:pPr>
    <w:rPr>
      <w:rFonts w:eastAsiaTheme="minorHAnsi" w:cstheme="minorBidi"/>
    </w:rPr>
  </w:style>
  <w:style w:type="character" w:customStyle="1" w:styleId="FootnoteTextChar">
    <w:name w:val="Footnote Text Char"/>
    <w:aliases w:val="Body_Text Char"/>
    <w:basedOn w:val="DefaultParagraphFont"/>
    <w:link w:val="FootnoteText"/>
    <w:uiPriority w:val="9"/>
    <w:rsid w:val="00A66750"/>
    <w:rPr>
      <w:rFonts w:eastAsiaTheme="minorHAnsi" w:cstheme="minorBidi"/>
    </w:rPr>
  </w:style>
  <w:style w:type="paragraph" w:customStyle="1" w:styleId="FootnoteBlockText">
    <w:name w:val="Footnote Block Text"/>
    <w:uiPriority w:val="9"/>
    <w:unhideWhenUsed/>
    <w:rsid w:val="004704B9"/>
    <w:pPr>
      <w:spacing w:before="100" w:after="100" w:line="240" w:lineRule="auto"/>
      <w:ind w:left="480" w:right="480"/>
    </w:pPr>
    <w:rPr>
      <w:rFonts w:asciiTheme="minorHAnsi" w:eastAsiaTheme="minorHAnsi" w:hAnsiTheme="minorHAnsi" w:cstheme="minorBidi"/>
    </w:rPr>
  </w:style>
  <w:style w:type="paragraph" w:customStyle="1" w:styleId="DefinitionTerm">
    <w:name w:val="Definition Term"/>
    <w:basedOn w:val="Normal"/>
    <w:next w:val="Definition"/>
    <w:rsid w:val="004704B9"/>
    <w:pPr>
      <w:keepNext/>
      <w:keepLines/>
      <w:spacing w:after="0" w:line="240" w:lineRule="auto"/>
    </w:pPr>
    <w:rPr>
      <w:rFonts w:asciiTheme="minorHAnsi" w:eastAsiaTheme="minorHAnsi" w:hAnsiTheme="minorHAnsi" w:cstheme="minorBidi"/>
      <w:b/>
    </w:rPr>
  </w:style>
  <w:style w:type="paragraph" w:customStyle="1" w:styleId="Definition">
    <w:name w:val="Definition"/>
    <w:basedOn w:val="Normal"/>
    <w:rsid w:val="004704B9"/>
    <w:pPr>
      <w:spacing w:after="200" w:line="240" w:lineRule="auto"/>
    </w:pPr>
    <w:rPr>
      <w:rFonts w:asciiTheme="minorHAnsi" w:eastAsiaTheme="minorHAnsi" w:hAnsiTheme="minorHAnsi" w:cstheme="minorBidi"/>
    </w:rPr>
  </w:style>
  <w:style w:type="paragraph" w:styleId="Caption">
    <w:name w:val="caption"/>
    <w:basedOn w:val="Normal"/>
    <w:link w:val="CaptionChar"/>
    <w:rsid w:val="004704B9"/>
    <w:pPr>
      <w:spacing w:after="120" w:line="240" w:lineRule="auto"/>
    </w:pPr>
    <w:rPr>
      <w:rFonts w:asciiTheme="minorHAnsi" w:eastAsiaTheme="minorHAnsi" w:hAnsiTheme="minorHAnsi" w:cstheme="minorBidi"/>
      <w:i/>
    </w:rPr>
  </w:style>
  <w:style w:type="paragraph" w:customStyle="1" w:styleId="TableCaption">
    <w:name w:val="Table Caption"/>
    <w:basedOn w:val="Caption"/>
    <w:rsid w:val="004704B9"/>
    <w:pPr>
      <w:keepNext/>
    </w:pPr>
  </w:style>
  <w:style w:type="paragraph" w:customStyle="1" w:styleId="ImageCaption">
    <w:name w:val="Image Caption"/>
    <w:basedOn w:val="Caption"/>
    <w:rsid w:val="004704B9"/>
  </w:style>
  <w:style w:type="paragraph" w:customStyle="1" w:styleId="Figure">
    <w:name w:val="Figure"/>
    <w:basedOn w:val="Normal"/>
    <w:rsid w:val="004704B9"/>
    <w:pPr>
      <w:spacing w:after="200" w:line="240" w:lineRule="auto"/>
    </w:pPr>
    <w:rPr>
      <w:rFonts w:asciiTheme="minorHAnsi" w:eastAsiaTheme="minorHAnsi" w:hAnsiTheme="minorHAnsi" w:cstheme="minorBidi"/>
    </w:rPr>
  </w:style>
  <w:style w:type="paragraph" w:customStyle="1" w:styleId="CaptionedFigure">
    <w:name w:val="Captioned Figure"/>
    <w:basedOn w:val="Figure"/>
    <w:rsid w:val="004704B9"/>
    <w:pPr>
      <w:keepNext/>
    </w:pPr>
  </w:style>
  <w:style w:type="character" w:customStyle="1" w:styleId="CaptionChar">
    <w:name w:val="Caption Char"/>
    <w:basedOn w:val="DefaultParagraphFont"/>
    <w:link w:val="Caption"/>
    <w:rsid w:val="004704B9"/>
    <w:rPr>
      <w:rFonts w:asciiTheme="minorHAnsi" w:eastAsiaTheme="minorHAnsi" w:hAnsiTheme="minorHAnsi" w:cstheme="minorBidi"/>
      <w:i/>
    </w:rPr>
  </w:style>
  <w:style w:type="character" w:customStyle="1" w:styleId="SectionNumber">
    <w:name w:val="Section Number"/>
    <w:basedOn w:val="CaptionChar"/>
    <w:rsid w:val="004704B9"/>
    <w:rPr>
      <w:rFonts w:asciiTheme="minorHAnsi" w:eastAsiaTheme="minorHAnsi" w:hAnsiTheme="minorHAnsi" w:cstheme="minorBidi"/>
      <w:i/>
    </w:rPr>
  </w:style>
  <w:style w:type="character" w:styleId="FootnoteReference">
    <w:name w:val="footnote reference"/>
    <w:basedOn w:val="CaptionChar"/>
    <w:rsid w:val="004704B9"/>
    <w:rPr>
      <w:rFonts w:asciiTheme="minorHAnsi" w:eastAsiaTheme="minorHAnsi" w:hAnsiTheme="minorHAnsi" w:cstheme="minorBidi"/>
      <w:i/>
      <w:vertAlign w:val="superscript"/>
    </w:rPr>
  </w:style>
  <w:style w:type="paragraph" w:styleId="TOCHeading">
    <w:name w:val="TOC Heading"/>
    <w:basedOn w:val="Heading1"/>
    <w:next w:val="BodyText"/>
    <w:uiPriority w:val="39"/>
    <w:unhideWhenUsed/>
    <w:qFormat/>
    <w:rsid w:val="004704B9"/>
    <w:pPr>
      <w:spacing w:after="0" w:line="259" w:lineRule="auto"/>
      <w:outlineLvl w:val="9"/>
    </w:pPr>
    <w:rPr>
      <w:rFonts w:asciiTheme="majorHAnsi" w:hAnsiTheme="majorHAnsi"/>
      <w:b w:val="0"/>
      <w:color w:val="2E74B5" w:themeColor="accent1" w:themeShade="BF"/>
      <w:sz w:val="32"/>
      <w:szCs w:val="32"/>
    </w:rPr>
  </w:style>
  <w:style w:type="character" w:customStyle="1" w:styleId="KeywordTok">
    <w:name w:val="KeywordTok"/>
    <w:basedOn w:val="VerbatimChar"/>
    <w:rsid w:val="004704B9"/>
    <w:rPr>
      <w:rFonts w:ascii="Consolas" w:hAnsi="Consolas"/>
      <w:b/>
      <w:color w:val="204A87"/>
      <w:sz w:val="22"/>
      <w:shd w:val="clear" w:color="auto" w:fill="F8F8F8"/>
    </w:rPr>
  </w:style>
  <w:style w:type="character" w:customStyle="1" w:styleId="DataTypeTok">
    <w:name w:val="DataTypeTok"/>
    <w:basedOn w:val="VerbatimChar"/>
    <w:rsid w:val="004704B9"/>
    <w:rPr>
      <w:rFonts w:ascii="Consolas" w:hAnsi="Consolas"/>
      <w:color w:val="204A87"/>
      <w:sz w:val="22"/>
      <w:shd w:val="clear" w:color="auto" w:fill="F8F8F8"/>
    </w:rPr>
  </w:style>
  <w:style w:type="character" w:customStyle="1" w:styleId="BaseNTok">
    <w:name w:val="BaseNTok"/>
    <w:basedOn w:val="VerbatimChar"/>
    <w:rsid w:val="004704B9"/>
    <w:rPr>
      <w:rFonts w:ascii="Consolas" w:hAnsi="Consolas"/>
      <w:color w:val="0000CF"/>
      <w:sz w:val="22"/>
      <w:shd w:val="clear" w:color="auto" w:fill="F8F8F8"/>
    </w:rPr>
  </w:style>
  <w:style w:type="character" w:customStyle="1" w:styleId="CharTok">
    <w:name w:val="CharTok"/>
    <w:basedOn w:val="VerbatimChar"/>
    <w:rsid w:val="004704B9"/>
    <w:rPr>
      <w:rFonts w:ascii="Consolas" w:hAnsi="Consolas"/>
      <w:color w:val="4E9A06"/>
      <w:sz w:val="22"/>
      <w:shd w:val="clear" w:color="auto" w:fill="F8F8F8"/>
    </w:rPr>
  </w:style>
  <w:style w:type="character" w:customStyle="1" w:styleId="VerbatimStringTok">
    <w:name w:val="VerbatimStringTok"/>
    <w:basedOn w:val="VerbatimChar"/>
    <w:rsid w:val="004704B9"/>
    <w:rPr>
      <w:rFonts w:ascii="Consolas" w:hAnsi="Consolas"/>
      <w:color w:val="4E9A06"/>
      <w:sz w:val="22"/>
      <w:shd w:val="clear" w:color="auto" w:fill="F8F8F8"/>
    </w:rPr>
  </w:style>
  <w:style w:type="character" w:customStyle="1" w:styleId="SpecialStringTok">
    <w:name w:val="SpecialStringTok"/>
    <w:basedOn w:val="VerbatimChar"/>
    <w:rsid w:val="004704B9"/>
    <w:rPr>
      <w:rFonts w:ascii="Consolas" w:hAnsi="Consolas"/>
      <w:color w:val="4E9A06"/>
      <w:sz w:val="22"/>
      <w:shd w:val="clear" w:color="auto" w:fill="F8F8F8"/>
    </w:rPr>
  </w:style>
  <w:style w:type="character" w:customStyle="1" w:styleId="ImportTok">
    <w:name w:val="ImportTok"/>
    <w:basedOn w:val="VerbatimChar"/>
    <w:rsid w:val="004704B9"/>
    <w:rPr>
      <w:rFonts w:ascii="Consolas" w:hAnsi="Consolas"/>
      <w:sz w:val="22"/>
      <w:shd w:val="clear" w:color="auto" w:fill="F8F8F8"/>
    </w:rPr>
  </w:style>
  <w:style w:type="character" w:customStyle="1" w:styleId="DocumentationTok">
    <w:name w:val="DocumentationTok"/>
    <w:basedOn w:val="VerbatimChar"/>
    <w:rsid w:val="004704B9"/>
    <w:rPr>
      <w:rFonts w:ascii="Consolas" w:hAnsi="Consolas"/>
      <w:b/>
      <w:i/>
      <w:color w:val="8F5902"/>
      <w:sz w:val="22"/>
      <w:shd w:val="clear" w:color="auto" w:fill="F8F8F8"/>
    </w:rPr>
  </w:style>
  <w:style w:type="character" w:customStyle="1" w:styleId="AnnotationTok">
    <w:name w:val="AnnotationTok"/>
    <w:basedOn w:val="VerbatimChar"/>
    <w:rsid w:val="004704B9"/>
    <w:rPr>
      <w:rFonts w:ascii="Consolas" w:hAnsi="Consolas"/>
      <w:b/>
      <w:i/>
      <w:color w:val="8F5902"/>
      <w:sz w:val="22"/>
      <w:shd w:val="clear" w:color="auto" w:fill="F8F8F8"/>
    </w:rPr>
  </w:style>
  <w:style w:type="character" w:customStyle="1" w:styleId="CommentVarTok">
    <w:name w:val="CommentVarTok"/>
    <w:basedOn w:val="VerbatimChar"/>
    <w:rsid w:val="004704B9"/>
    <w:rPr>
      <w:rFonts w:ascii="Consolas" w:hAnsi="Consolas"/>
      <w:b/>
      <w:i/>
      <w:color w:val="8F5902"/>
      <w:sz w:val="22"/>
      <w:shd w:val="clear" w:color="auto" w:fill="F8F8F8"/>
    </w:rPr>
  </w:style>
  <w:style w:type="character" w:customStyle="1" w:styleId="VariableTok">
    <w:name w:val="VariableTok"/>
    <w:basedOn w:val="VerbatimChar"/>
    <w:rsid w:val="004704B9"/>
    <w:rPr>
      <w:rFonts w:ascii="Consolas" w:hAnsi="Consolas"/>
      <w:color w:val="000000"/>
      <w:sz w:val="22"/>
      <w:shd w:val="clear" w:color="auto" w:fill="F8F8F8"/>
    </w:rPr>
  </w:style>
  <w:style w:type="character" w:customStyle="1" w:styleId="ControlFlowTok">
    <w:name w:val="ControlFlowTok"/>
    <w:basedOn w:val="VerbatimChar"/>
    <w:rsid w:val="004704B9"/>
    <w:rPr>
      <w:rFonts w:ascii="Consolas" w:hAnsi="Consolas"/>
      <w:b/>
      <w:color w:val="204A87"/>
      <w:sz w:val="22"/>
      <w:shd w:val="clear" w:color="auto" w:fill="F8F8F8"/>
    </w:rPr>
  </w:style>
  <w:style w:type="character" w:customStyle="1" w:styleId="OperatorTok">
    <w:name w:val="OperatorTok"/>
    <w:basedOn w:val="VerbatimChar"/>
    <w:rsid w:val="004704B9"/>
    <w:rPr>
      <w:rFonts w:ascii="Consolas" w:hAnsi="Consolas"/>
      <w:b/>
      <w:color w:val="CE5C00"/>
      <w:sz w:val="22"/>
      <w:shd w:val="clear" w:color="auto" w:fill="F8F8F8"/>
    </w:rPr>
  </w:style>
  <w:style w:type="character" w:customStyle="1" w:styleId="BuiltInTok">
    <w:name w:val="BuiltInTok"/>
    <w:basedOn w:val="VerbatimChar"/>
    <w:rsid w:val="004704B9"/>
    <w:rPr>
      <w:rFonts w:ascii="Consolas" w:hAnsi="Consolas"/>
      <w:sz w:val="22"/>
      <w:shd w:val="clear" w:color="auto" w:fill="F8F8F8"/>
    </w:rPr>
  </w:style>
  <w:style w:type="character" w:customStyle="1" w:styleId="ExtensionTok">
    <w:name w:val="ExtensionTok"/>
    <w:basedOn w:val="VerbatimChar"/>
    <w:rsid w:val="004704B9"/>
    <w:rPr>
      <w:rFonts w:ascii="Consolas" w:hAnsi="Consolas"/>
      <w:sz w:val="22"/>
      <w:shd w:val="clear" w:color="auto" w:fill="F8F8F8"/>
    </w:rPr>
  </w:style>
  <w:style w:type="character" w:customStyle="1" w:styleId="PreprocessorTok">
    <w:name w:val="PreprocessorTok"/>
    <w:basedOn w:val="VerbatimChar"/>
    <w:rsid w:val="004704B9"/>
    <w:rPr>
      <w:rFonts w:ascii="Consolas" w:hAnsi="Consolas"/>
      <w:i/>
      <w:color w:val="8F5902"/>
      <w:sz w:val="22"/>
      <w:shd w:val="clear" w:color="auto" w:fill="F8F8F8"/>
    </w:rPr>
  </w:style>
  <w:style w:type="character" w:customStyle="1" w:styleId="RegionMarkerTok">
    <w:name w:val="RegionMarkerTok"/>
    <w:basedOn w:val="VerbatimChar"/>
    <w:rsid w:val="004704B9"/>
    <w:rPr>
      <w:rFonts w:ascii="Consolas" w:hAnsi="Consolas"/>
      <w:sz w:val="22"/>
      <w:shd w:val="clear" w:color="auto" w:fill="F8F8F8"/>
    </w:rPr>
  </w:style>
  <w:style w:type="character" w:customStyle="1" w:styleId="InformationTok">
    <w:name w:val="InformationTok"/>
    <w:basedOn w:val="VerbatimChar"/>
    <w:rsid w:val="004704B9"/>
    <w:rPr>
      <w:rFonts w:ascii="Consolas" w:hAnsi="Consolas"/>
      <w:b/>
      <w:i/>
      <w:color w:val="8F5902"/>
      <w:sz w:val="22"/>
      <w:shd w:val="clear" w:color="auto" w:fill="F8F8F8"/>
    </w:rPr>
  </w:style>
  <w:style w:type="character" w:customStyle="1" w:styleId="WarningTok">
    <w:name w:val="WarningTok"/>
    <w:basedOn w:val="VerbatimChar"/>
    <w:rsid w:val="004704B9"/>
    <w:rPr>
      <w:rFonts w:ascii="Consolas" w:hAnsi="Consolas"/>
      <w:b/>
      <w:i/>
      <w:color w:val="8F5902"/>
      <w:sz w:val="22"/>
      <w:shd w:val="clear" w:color="auto" w:fill="F8F8F8"/>
    </w:rPr>
  </w:style>
  <w:style w:type="character" w:customStyle="1" w:styleId="AlertTok">
    <w:name w:val="AlertTok"/>
    <w:basedOn w:val="VerbatimChar"/>
    <w:rsid w:val="004704B9"/>
    <w:rPr>
      <w:rFonts w:ascii="Consolas" w:hAnsi="Consolas"/>
      <w:color w:val="EF2929"/>
      <w:sz w:val="22"/>
      <w:shd w:val="clear" w:color="auto" w:fill="F8F8F8"/>
    </w:rPr>
  </w:style>
  <w:style w:type="character" w:customStyle="1" w:styleId="ErrorTok">
    <w:name w:val="ErrorTok"/>
    <w:basedOn w:val="VerbatimChar"/>
    <w:rsid w:val="004704B9"/>
    <w:rPr>
      <w:rFonts w:ascii="Consolas" w:hAnsi="Consolas"/>
      <w:b/>
      <w:color w:val="A40000"/>
      <w:sz w:val="22"/>
      <w:shd w:val="clear" w:color="auto" w:fill="F8F8F8"/>
    </w:rPr>
  </w:style>
  <w:style w:type="paragraph" w:styleId="TOC2">
    <w:name w:val="toc 2"/>
    <w:basedOn w:val="Normal"/>
    <w:next w:val="Normal"/>
    <w:autoRedefine/>
    <w:uiPriority w:val="39"/>
    <w:unhideWhenUsed/>
    <w:rsid w:val="004704B9"/>
    <w:pPr>
      <w:spacing w:after="100" w:line="240" w:lineRule="auto"/>
      <w:ind w:left="240"/>
    </w:pPr>
    <w:rPr>
      <w:rFonts w:asciiTheme="minorHAnsi" w:eastAsiaTheme="minorHAnsi" w:hAnsiTheme="minorHAnsi" w:cstheme="minorBidi"/>
    </w:rPr>
  </w:style>
  <w:style w:type="paragraph" w:styleId="TOC3">
    <w:name w:val="toc 3"/>
    <w:basedOn w:val="Normal"/>
    <w:next w:val="Normal"/>
    <w:autoRedefine/>
    <w:uiPriority w:val="39"/>
    <w:unhideWhenUsed/>
    <w:rsid w:val="004704B9"/>
    <w:pPr>
      <w:spacing w:after="100" w:line="240" w:lineRule="auto"/>
      <w:ind w:left="480"/>
    </w:pPr>
    <w:rPr>
      <w:rFonts w:asciiTheme="minorHAnsi" w:eastAsiaTheme="minorHAnsi" w:hAnsiTheme="minorHAnsi" w:cstheme="minorBidi"/>
    </w:rPr>
  </w:style>
  <w:style w:type="character" w:styleId="PlaceholderText">
    <w:name w:val="Placeholder Text"/>
    <w:basedOn w:val="DefaultParagraphFont"/>
    <w:uiPriority w:val="99"/>
    <w:semiHidden/>
    <w:rsid w:val="007B5E74"/>
    <w:rPr>
      <w:color w:val="808080"/>
    </w:rPr>
  </w:style>
  <w:style w:type="character" w:customStyle="1" w:styleId="UnresolvedMention1">
    <w:name w:val="Unresolved Mention1"/>
    <w:basedOn w:val="DefaultParagraphFont"/>
    <w:uiPriority w:val="99"/>
    <w:semiHidden/>
    <w:unhideWhenUsed/>
    <w:rsid w:val="005B64AE"/>
    <w:rPr>
      <w:color w:val="605E5C"/>
      <w:shd w:val="clear" w:color="auto" w:fill="E1DFDD"/>
    </w:rPr>
  </w:style>
  <w:style w:type="character" w:styleId="Strong">
    <w:name w:val="Strong"/>
    <w:basedOn w:val="DefaultParagraphFont"/>
    <w:uiPriority w:val="22"/>
    <w:qFormat/>
    <w:rsid w:val="006B1A65"/>
    <w:rPr>
      <w:b/>
      <w:bCs/>
    </w:rPr>
  </w:style>
  <w:style w:type="character" w:customStyle="1" w:styleId="katex">
    <w:name w:val="katex"/>
    <w:basedOn w:val="DefaultParagraphFont"/>
    <w:rsid w:val="006B1A65"/>
  </w:style>
  <w:style w:type="character" w:customStyle="1" w:styleId="katex-mathml">
    <w:name w:val="katex-mathml"/>
    <w:basedOn w:val="DefaultParagraphFont"/>
    <w:rsid w:val="006B1A65"/>
  </w:style>
  <w:style w:type="character" w:customStyle="1" w:styleId="mord">
    <w:name w:val="mord"/>
    <w:basedOn w:val="DefaultParagraphFont"/>
    <w:rsid w:val="006B1A65"/>
  </w:style>
  <w:style w:type="character" w:customStyle="1" w:styleId="mrel">
    <w:name w:val="mrel"/>
    <w:basedOn w:val="DefaultParagraphFont"/>
    <w:rsid w:val="006B1A65"/>
  </w:style>
  <w:style w:type="character" w:styleId="HTMLCode">
    <w:name w:val="HTML Code"/>
    <w:basedOn w:val="DefaultParagraphFont"/>
    <w:uiPriority w:val="99"/>
    <w:semiHidden/>
    <w:unhideWhenUsed/>
    <w:rsid w:val="00F36CF3"/>
    <w:rPr>
      <w:rFonts w:ascii="Courier New" w:eastAsia="Times New Roman" w:hAnsi="Courier New" w:cs="Courier New"/>
      <w:sz w:val="20"/>
      <w:szCs w:val="20"/>
    </w:rPr>
  </w:style>
  <w:style w:type="paragraph" w:styleId="NormalWeb">
    <w:name w:val="Normal (Web)"/>
    <w:basedOn w:val="Normal"/>
    <w:uiPriority w:val="99"/>
    <w:unhideWhenUsed/>
    <w:rsid w:val="004F138D"/>
    <w:pPr>
      <w:spacing w:before="100" w:beforeAutospacing="1" w:after="100" w:afterAutospacing="1" w:line="240" w:lineRule="auto"/>
    </w:pPr>
    <w:rPr>
      <w:lang w:eastAsia="zh-CN"/>
    </w:rPr>
  </w:style>
  <w:style w:type="character" w:customStyle="1" w:styleId="vlist-s">
    <w:name w:val="vlist-s"/>
    <w:basedOn w:val="DefaultParagraphFont"/>
    <w:rsid w:val="00BF1A0C"/>
  </w:style>
  <w:style w:type="character" w:styleId="FollowedHyperlink">
    <w:name w:val="FollowedHyperlink"/>
    <w:basedOn w:val="DefaultParagraphFont"/>
    <w:uiPriority w:val="99"/>
    <w:semiHidden/>
    <w:unhideWhenUsed/>
    <w:rsid w:val="00B84166"/>
    <w:rPr>
      <w:color w:val="954F72" w:themeColor="followedHyperlink"/>
      <w:u w:val="single"/>
    </w:rPr>
  </w:style>
  <w:style w:type="character" w:customStyle="1" w:styleId="UnresolvedMention2">
    <w:name w:val="Unresolved Mention2"/>
    <w:basedOn w:val="DefaultParagraphFont"/>
    <w:uiPriority w:val="99"/>
    <w:semiHidden/>
    <w:unhideWhenUsed/>
    <w:rsid w:val="001615E3"/>
    <w:rPr>
      <w:color w:val="605E5C"/>
      <w:shd w:val="clear" w:color="auto" w:fill="E1DFDD"/>
    </w:rPr>
  </w:style>
  <w:style w:type="character" w:customStyle="1" w:styleId="person-group">
    <w:name w:val="person-group"/>
    <w:basedOn w:val="DefaultParagraphFont"/>
    <w:rsid w:val="009735CC"/>
  </w:style>
  <w:style w:type="paragraph" w:styleId="Revision">
    <w:name w:val="Revision"/>
    <w:hidden/>
    <w:uiPriority w:val="99"/>
    <w:semiHidden/>
    <w:rsid w:val="000220DB"/>
    <w:pPr>
      <w:spacing w:after="0" w:line="240" w:lineRule="auto"/>
    </w:pPr>
  </w:style>
  <w:style w:type="character" w:customStyle="1" w:styleId="UnresolvedMention3">
    <w:name w:val="Unresolved Mention3"/>
    <w:basedOn w:val="DefaultParagraphFont"/>
    <w:uiPriority w:val="99"/>
    <w:semiHidden/>
    <w:unhideWhenUsed/>
    <w:rsid w:val="00C0552F"/>
    <w:rPr>
      <w:color w:val="605E5C"/>
      <w:shd w:val="clear" w:color="auto" w:fill="E1DFDD"/>
    </w:rPr>
  </w:style>
  <w:style w:type="character" w:customStyle="1" w:styleId="relative">
    <w:name w:val="relative"/>
    <w:basedOn w:val="DefaultParagraphFont"/>
    <w:rsid w:val="004E5A55"/>
  </w:style>
  <w:style w:type="character" w:customStyle="1" w:styleId="mopen">
    <w:name w:val="mopen"/>
    <w:basedOn w:val="DefaultParagraphFont"/>
    <w:rsid w:val="0051328D"/>
  </w:style>
  <w:style w:type="character" w:customStyle="1" w:styleId="mclose">
    <w:name w:val="mclose"/>
    <w:basedOn w:val="DefaultParagraphFont"/>
    <w:rsid w:val="0051328D"/>
  </w:style>
  <w:style w:type="paragraph" w:styleId="Header">
    <w:name w:val="header"/>
    <w:basedOn w:val="Normal"/>
    <w:link w:val="HeaderChar"/>
    <w:uiPriority w:val="99"/>
    <w:unhideWhenUsed/>
    <w:rsid w:val="003A1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1E7"/>
  </w:style>
  <w:style w:type="paragraph" w:styleId="Footer">
    <w:name w:val="footer"/>
    <w:basedOn w:val="Normal"/>
    <w:link w:val="FooterChar"/>
    <w:uiPriority w:val="99"/>
    <w:unhideWhenUsed/>
    <w:rsid w:val="003A1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1E7"/>
  </w:style>
  <w:style w:type="character" w:styleId="UnresolvedMention">
    <w:name w:val="Unresolved Mention"/>
    <w:basedOn w:val="DefaultParagraphFont"/>
    <w:uiPriority w:val="99"/>
    <w:semiHidden/>
    <w:unhideWhenUsed/>
    <w:rsid w:val="00192F60"/>
    <w:rPr>
      <w:color w:val="605E5C"/>
      <w:shd w:val="clear" w:color="auto" w:fill="E1DFDD"/>
    </w:rPr>
  </w:style>
  <w:style w:type="character" w:customStyle="1" w:styleId="anchor-text">
    <w:name w:val="anchor-text"/>
    <w:basedOn w:val="DefaultParagraphFont"/>
    <w:rsid w:val="00277984"/>
  </w:style>
  <w:style w:type="character" w:customStyle="1" w:styleId="article-link-citation">
    <w:name w:val="article-link-citation"/>
    <w:basedOn w:val="DefaultParagraphFont"/>
    <w:rsid w:val="00D54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6307">
      <w:bodyDiv w:val="1"/>
      <w:marLeft w:val="0"/>
      <w:marRight w:val="0"/>
      <w:marTop w:val="0"/>
      <w:marBottom w:val="0"/>
      <w:divBdr>
        <w:top w:val="none" w:sz="0" w:space="0" w:color="auto"/>
        <w:left w:val="none" w:sz="0" w:space="0" w:color="auto"/>
        <w:bottom w:val="none" w:sz="0" w:space="0" w:color="auto"/>
        <w:right w:val="none" w:sz="0" w:space="0" w:color="auto"/>
      </w:divBdr>
    </w:div>
    <w:div w:id="14617030">
      <w:bodyDiv w:val="1"/>
      <w:marLeft w:val="0"/>
      <w:marRight w:val="0"/>
      <w:marTop w:val="0"/>
      <w:marBottom w:val="0"/>
      <w:divBdr>
        <w:top w:val="none" w:sz="0" w:space="0" w:color="auto"/>
        <w:left w:val="none" w:sz="0" w:space="0" w:color="auto"/>
        <w:bottom w:val="none" w:sz="0" w:space="0" w:color="auto"/>
        <w:right w:val="none" w:sz="0" w:space="0" w:color="auto"/>
      </w:divBdr>
    </w:div>
    <w:div w:id="137186121">
      <w:bodyDiv w:val="1"/>
      <w:marLeft w:val="0"/>
      <w:marRight w:val="0"/>
      <w:marTop w:val="0"/>
      <w:marBottom w:val="0"/>
      <w:divBdr>
        <w:top w:val="none" w:sz="0" w:space="0" w:color="auto"/>
        <w:left w:val="none" w:sz="0" w:space="0" w:color="auto"/>
        <w:bottom w:val="none" w:sz="0" w:space="0" w:color="auto"/>
        <w:right w:val="none" w:sz="0" w:space="0" w:color="auto"/>
      </w:divBdr>
    </w:div>
    <w:div w:id="158036439">
      <w:bodyDiv w:val="1"/>
      <w:marLeft w:val="0"/>
      <w:marRight w:val="0"/>
      <w:marTop w:val="0"/>
      <w:marBottom w:val="0"/>
      <w:divBdr>
        <w:top w:val="none" w:sz="0" w:space="0" w:color="auto"/>
        <w:left w:val="none" w:sz="0" w:space="0" w:color="auto"/>
        <w:bottom w:val="none" w:sz="0" w:space="0" w:color="auto"/>
        <w:right w:val="none" w:sz="0" w:space="0" w:color="auto"/>
      </w:divBdr>
    </w:div>
    <w:div w:id="245114560">
      <w:bodyDiv w:val="1"/>
      <w:marLeft w:val="0"/>
      <w:marRight w:val="0"/>
      <w:marTop w:val="0"/>
      <w:marBottom w:val="0"/>
      <w:divBdr>
        <w:top w:val="none" w:sz="0" w:space="0" w:color="auto"/>
        <w:left w:val="none" w:sz="0" w:space="0" w:color="auto"/>
        <w:bottom w:val="none" w:sz="0" w:space="0" w:color="auto"/>
        <w:right w:val="none" w:sz="0" w:space="0" w:color="auto"/>
      </w:divBdr>
    </w:div>
    <w:div w:id="260069265">
      <w:bodyDiv w:val="1"/>
      <w:marLeft w:val="0"/>
      <w:marRight w:val="0"/>
      <w:marTop w:val="0"/>
      <w:marBottom w:val="0"/>
      <w:divBdr>
        <w:top w:val="none" w:sz="0" w:space="0" w:color="auto"/>
        <w:left w:val="none" w:sz="0" w:space="0" w:color="auto"/>
        <w:bottom w:val="none" w:sz="0" w:space="0" w:color="auto"/>
        <w:right w:val="none" w:sz="0" w:space="0" w:color="auto"/>
      </w:divBdr>
    </w:div>
    <w:div w:id="290328737">
      <w:bodyDiv w:val="1"/>
      <w:marLeft w:val="0"/>
      <w:marRight w:val="0"/>
      <w:marTop w:val="0"/>
      <w:marBottom w:val="0"/>
      <w:divBdr>
        <w:top w:val="none" w:sz="0" w:space="0" w:color="auto"/>
        <w:left w:val="none" w:sz="0" w:space="0" w:color="auto"/>
        <w:bottom w:val="none" w:sz="0" w:space="0" w:color="auto"/>
        <w:right w:val="none" w:sz="0" w:space="0" w:color="auto"/>
      </w:divBdr>
    </w:div>
    <w:div w:id="359164633">
      <w:bodyDiv w:val="1"/>
      <w:marLeft w:val="0"/>
      <w:marRight w:val="0"/>
      <w:marTop w:val="0"/>
      <w:marBottom w:val="0"/>
      <w:divBdr>
        <w:top w:val="none" w:sz="0" w:space="0" w:color="auto"/>
        <w:left w:val="none" w:sz="0" w:space="0" w:color="auto"/>
        <w:bottom w:val="none" w:sz="0" w:space="0" w:color="auto"/>
        <w:right w:val="none" w:sz="0" w:space="0" w:color="auto"/>
      </w:divBdr>
    </w:div>
    <w:div w:id="399595369">
      <w:bodyDiv w:val="1"/>
      <w:marLeft w:val="0"/>
      <w:marRight w:val="0"/>
      <w:marTop w:val="0"/>
      <w:marBottom w:val="0"/>
      <w:divBdr>
        <w:top w:val="none" w:sz="0" w:space="0" w:color="auto"/>
        <w:left w:val="none" w:sz="0" w:space="0" w:color="auto"/>
        <w:bottom w:val="none" w:sz="0" w:space="0" w:color="auto"/>
        <w:right w:val="none" w:sz="0" w:space="0" w:color="auto"/>
      </w:divBdr>
    </w:div>
    <w:div w:id="433481809">
      <w:bodyDiv w:val="1"/>
      <w:marLeft w:val="0"/>
      <w:marRight w:val="0"/>
      <w:marTop w:val="0"/>
      <w:marBottom w:val="0"/>
      <w:divBdr>
        <w:top w:val="none" w:sz="0" w:space="0" w:color="auto"/>
        <w:left w:val="none" w:sz="0" w:space="0" w:color="auto"/>
        <w:bottom w:val="none" w:sz="0" w:space="0" w:color="auto"/>
        <w:right w:val="none" w:sz="0" w:space="0" w:color="auto"/>
      </w:divBdr>
    </w:div>
    <w:div w:id="456417959">
      <w:bodyDiv w:val="1"/>
      <w:marLeft w:val="0"/>
      <w:marRight w:val="0"/>
      <w:marTop w:val="0"/>
      <w:marBottom w:val="0"/>
      <w:divBdr>
        <w:top w:val="none" w:sz="0" w:space="0" w:color="auto"/>
        <w:left w:val="none" w:sz="0" w:space="0" w:color="auto"/>
        <w:bottom w:val="none" w:sz="0" w:space="0" w:color="auto"/>
        <w:right w:val="none" w:sz="0" w:space="0" w:color="auto"/>
      </w:divBdr>
    </w:div>
    <w:div w:id="514923354">
      <w:bodyDiv w:val="1"/>
      <w:marLeft w:val="0"/>
      <w:marRight w:val="0"/>
      <w:marTop w:val="0"/>
      <w:marBottom w:val="0"/>
      <w:divBdr>
        <w:top w:val="none" w:sz="0" w:space="0" w:color="auto"/>
        <w:left w:val="none" w:sz="0" w:space="0" w:color="auto"/>
        <w:bottom w:val="none" w:sz="0" w:space="0" w:color="auto"/>
        <w:right w:val="none" w:sz="0" w:space="0" w:color="auto"/>
      </w:divBdr>
    </w:div>
    <w:div w:id="515730568">
      <w:bodyDiv w:val="1"/>
      <w:marLeft w:val="0"/>
      <w:marRight w:val="0"/>
      <w:marTop w:val="0"/>
      <w:marBottom w:val="0"/>
      <w:divBdr>
        <w:top w:val="none" w:sz="0" w:space="0" w:color="auto"/>
        <w:left w:val="none" w:sz="0" w:space="0" w:color="auto"/>
        <w:bottom w:val="none" w:sz="0" w:space="0" w:color="auto"/>
        <w:right w:val="none" w:sz="0" w:space="0" w:color="auto"/>
      </w:divBdr>
    </w:div>
    <w:div w:id="597064803">
      <w:bodyDiv w:val="1"/>
      <w:marLeft w:val="0"/>
      <w:marRight w:val="0"/>
      <w:marTop w:val="0"/>
      <w:marBottom w:val="0"/>
      <w:divBdr>
        <w:top w:val="none" w:sz="0" w:space="0" w:color="auto"/>
        <w:left w:val="none" w:sz="0" w:space="0" w:color="auto"/>
        <w:bottom w:val="none" w:sz="0" w:space="0" w:color="auto"/>
        <w:right w:val="none" w:sz="0" w:space="0" w:color="auto"/>
      </w:divBdr>
    </w:div>
    <w:div w:id="602763710">
      <w:bodyDiv w:val="1"/>
      <w:marLeft w:val="0"/>
      <w:marRight w:val="0"/>
      <w:marTop w:val="0"/>
      <w:marBottom w:val="0"/>
      <w:divBdr>
        <w:top w:val="none" w:sz="0" w:space="0" w:color="auto"/>
        <w:left w:val="none" w:sz="0" w:space="0" w:color="auto"/>
        <w:bottom w:val="none" w:sz="0" w:space="0" w:color="auto"/>
        <w:right w:val="none" w:sz="0" w:space="0" w:color="auto"/>
      </w:divBdr>
    </w:div>
    <w:div w:id="604460609">
      <w:bodyDiv w:val="1"/>
      <w:marLeft w:val="0"/>
      <w:marRight w:val="0"/>
      <w:marTop w:val="0"/>
      <w:marBottom w:val="0"/>
      <w:divBdr>
        <w:top w:val="none" w:sz="0" w:space="0" w:color="auto"/>
        <w:left w:val="none" w:sz="0" w:space="0" w:color="auto"/>
        <w:bottom w:val="none" w:sz="0" w:space="0" w:color="auto"/>
        <w:right w:val="none" w:sz="0" w:space="0" w:color="auto"/>
      </w:divBdr>
    </w:div>
    <w:div w:id="729153664">
      <w:bodyDiv w:val="1"/>
      <w:marLeft w:val="0"/>
      <w:marRight w:val="0"/>
      <w:marTop w:val="0"/>
      <w:marBottom w:val="0"/>
      <w:divBdr>
        <w:top w:val="none" w:sz="0" w:space="0" w:color="auto"/>
        <w:left w:val="none" w:sz="0" w:space="0" w:color="auto"/>
        <w:bottom w:val="none" w:sz="0" w:space="0" w:color="auto"/>
        <w:right w:val="none" w:sz="0" w:space="0" w:color="auto"/>
      </w:divBdr>
    </w:div>
    <w:div w:id="746532234">
      <w:bodyDiv w:val="1"/>
      <w:marLeft w:val="0"/>
      <w:marRight w:val="0"/>
      <w:marTop w:val="0"/>
      <w:marBottom w:val="0"/>
      <w:divBdr>
        <w:top w:val="none" w:sz="0" w:space="0" w:color="auto"/>
        <w:left w:val="none" w:sz="0" w:space="0" w:color="auto"/>
        <w:bottom w:val="none" w:sz="0" w:space="0" w:color="auto"/>
        <w:right w:val="none" w:sz="0" w:space="0" w:color="auto"/>
      </w:divBdr>
    </w:div>
    <w:div w:id="751387729">
      <w:bodyDiv w:val="1"/>
      <w:marLeft w:val="0"/>
      <w:marRight w:val="0"/>
      <w:marTop w:val="0"/>
      <w:marBottom w:val="0"/>
      <w:divBdr>
        <w:top w:val="none" w:sz="0" w:space="0" w:color="auto"/>
        <w:left w:val="none" w:sz="0" w:space="0" w:color="auto"/>
        <w:bottom w:val="none" w:sz="0" w:space="0" w:color="auto"/>
        <w:right w:val="none" w:sz="0" w:space="0" w:color="auto"/>
      </w:divBdr>
    </w:div>
    <w:div w:id="758794890">
      <w:bodyDiv w:val="1"/>
      <w:marLeft w:val="0"/>
      <w:marRight w:val="0"/>
      <w:marTop w:val="0"/>
      <w:marBottom w:val="0"/>
      <w:divBdr>
        <w:top w:val="none" w:sz="0" w:space="0" w:color="auto"/>
        <w:left w:val="none" w:sz="0" w:space="0" w:color="auto"/>
        <w:bottom w:val="none" w:sz="0" w:space="0" w:color="auto"/>
        <w:right w:val="none" w:sz="0" w:space="0" w:color="auto"/>
      </w:divBdr>
    </w:div>
    <w:div w:id="830021268">
      <w:bodyDiv w:val="1"/>
      <w:marLeft w:val="0"/>
      <w:marRight w:val="0"/>
      <w:marTop w:val="0"/>
      <w:marBottom w:val="0"/>
      <w:divBdr>
        <w:top w:val="none" w:sz="0" w:space="0" w:color="auto"/>
        <w:left w:val="none" w:sz="0" w:space="0" w:color="auto"/>
        <w:bottom w:val="none" w:sz="0" w:space="0" w:color="auto"/>
        <w:right w:val="none" w:sz="0" w:space="0" w:color="auto"/>
      </w:divBdr>
    </w:div>
    <w:div w:id="851260885">
      <w:bodyDiv w:val="1"/>
      <w:marLeft w:val="0"/>
      <w:marRight w:val="0"/>
      <w:marTop w:val="0"/>
      <w:marBottom w:val="0"/>
      <w:divBdr>
        <w:top w:val="none" w:sz="0" w:space="0" w:color="auto"/>
        <w:left w:val="none" w:sz="0" w:space="0" w:color="auto"/>
        <w:bottom w:val="none" w:sz="0" w:space="0" w:color="auto"/>
        <w:right w:val="none" w:sz="0" w:space="0" w:color="auto"/>
      </w:divBdr>
    </w:div>
    <w:div w:id="1060445178">
      <w:bodyDiv w:val="1"/>
      <w:marLeft w:val="0"/>
      <w:marRight w:val="0"/>
      <w:marTop w:val="0"/>
      <w:marBottom w:val="0"/>
      <w:divBdr>
        <w:top w:val="none" w:sz="0" w:space="0" w:color="auto"/>
        <w:left w:val="none" w:sz="0" w:space="0" w:color="auto"/>
        <w:bottom w:val="none" w:sz="0" w:space="0" w:color="auto"/>
        <w:right w:val="none" w:sz="0" w:space="0" w:color="auto"/>
      </w:divBdr>
    </w:div>
    <w:div w:id="1089693572">
      <w:bodyDiv w:val="1"/>
      <w:marLeft w:val="0"/>
      <w:marRight w:val="0"/>
      <w:marTop w:val="0"/>
      <w:marBottom w:val="0"/>
      <w:divBdr>
        <w:top w:val="none" w:sz="0" w:space="0" w:color="auto"/>
        <w:left w:val="none" w:sz="0" w:space="0" w:color="auto"/>
        <w:bottom w:val="none" w:sz="0" w:space="0" w:color="auto"/>
        <w:right w:val="none" w:sz="0" w:space="0" w:color="auto"/>
      </w:divBdr>
    </w:div>
    <w:div w:id="1107968544">
      <w:bodyDiv w:val="1"/>
      <w:marLeft w:val="0"/>
      <w:marRight w:val="0"/>
      <w:marTop w:val="0"/>
      <w:marBottom w:val="0"/>
      <w:divBdr>
        <w:top w:val="none" w:sz="0" w:space="0" w:color="auto"/>
        <w:left w:val="none" w:sz="0" w:space="0" w:color="auto"/>
        <w:bottom w:val="none" w:sz="0" w:space="0" w:color="auto"/>
        <w:right w:val="none" w:sz="0" w:space="0" w:color="auto"/>
      </w:divBdr>
    </w:div>
    <w:div w:id="1156534724">
      <w:bodyDiv w:val="1"/>
      <w:marLeft w:val="0"/>
      <w:marRight w:val="0"/>
      <w:marTop w:val="0"/>
      <w:marBottom w:val="0"/>
      <w:divBdr>
        <w:top w:val="none" w:sz="0" w:space="0" w:color="auto"/>
        <w:left w:val="none" w:sz="0" w:space="0" w:color="auto"/>
        <w:bottom w:val="none" w:sz="0" w:space="0" w:color="auto"/>
        <w:right w:val="none" w:sz="0" w:space="0" w:color="auto"/>
      </w:divBdr>
    </w:div>
    <w:div w:id="1317613281">
      <w:bodyDiv w:val="1"/>
      <w:marLeft w:val="0"/>
      <w:marRight w:val="0"/>
      <w:marTop w:val="0"/>
      <w:marBottom w:val="0"/>
      <w:divBdr>
        <w:top w:val="none" w:sz="0" w:space="0" w:color="auto"/>
        <w:left w:val="none" w:sz="0" w:space="0" w:color="auto"/>
        <w:bottom w:val="none" w:sz="0" w:space="0" w:color="auto"/>
        <w:right w:val="none" w:sz="0" w:space="0" w:color="auto"/>
      </w:divBdr>
    </w:div>
    <w:div w:id="1353413936">
      <w:bodyDiv w:val="1"/>
      <w:marLeft w:val="0"/>
      <w:marRight w:val="0"/>
      <w:marTop w:val="0"/>
      <w:marBottom w:val="0"/>
      <w:divBdr>
        <w:top w:val="none" w:sz="0" w:space="0" w:color="auto"/>
        <w:left w:val="none" w:sz="0" w:space="0" w:color="auto"/>
        <w:bottom w:val="none" w:sz="0" w:space="0" w:color="auto"/>
        <w:right w:val="none" w:sz="0" w:space="0" w:color="auto"/>
      </w:divBdr>
    </w:div>
    <w:div w:id="1367025446">
      <w:bodyDiv w:val="1"/>
      <w:marLeft w:val="0"/>
      <w:marRight w:val="0"/>
      <w:marTop w:val="0"/>
      <w:marBottom w:val="0"/>
      <w:divBdr>
        <w:top w:val="none" w:sz="0" w:space="0" w:color="auto"/>
        <w:left w:val="none" w:sz="0" w:space="0" w:color="auto"/>
        <w:bottom w:val="none" w:sz="0" w:space="0" w:color="auto"/>
        <w:right w:val="none" w:sz="0" w:space="0" w:color="auto"/>
      </w:divBdr>
    </w:div>
    <w:div w:id="1436562213">
      <w:bodyDiv w:val="1"/>
      <w:marLeft w:val="0"/>
      <w:marRight w:val="0"/>
      <w:marTop w:val="0"/>
      <w:marBottom w:val="0"/>
      <w:divBdr>
        <w:top w:val="none" w:sz="0" w:space="0" w:color="auto"/>
        <w:left w:val="none" w:sz="0" w:space="0" w:color="auto"/>
        <w:bottom w:val="none" w:sz="0" w:space="0" w:color="auto"/>
        <w:right w:val="none" w:sz="0" w:space="0" w:color="auto"/>
      </w:divBdr>
    </w:div>
    <w:div w:id="1443718855">
      <w:bodyDiv w:val="1"/>
      <w:marLeft w:val="0"/>
      <w:marRight w:val="0"/>
      <w:marTop w:val="0"/>
      <w:marBottom w:val="0"/>
      <w:divBdr>
        <w:top w:val="none" w:sz="0" w:space="0" w:color="auto"/>
        <w:left w:val="none" w:sz="0" w:space="0" w:color="auto"/>
        <w:bottom w:val="none" w:sz="0" w:space="0" w:color="auto"/>
        <w:right w:val="none" w:sz="0" w:space="0" w:color="auto"/>
      </w:divBdr>
    </w:div>
    <w:div w:id="1445079154">
      <w:bodyDiv w:val="1"/>
      <w:marLeft w:val="0"/>
      <w:marRight w:val="0"/>
      <w:marTop w:val="0"/>
      <w:marBottom w:val="0"/>
      <w:divBdr>
        <w:top w:val="none" w:sz="0" w:space="0" w:color="auto"/>
        <w:left w:val="none" w:sz="0" w:space="0" w:color="auto"/>
        <w:bottom w:val="none" w:sz="0" w:space="0" w:color="auto"/>
        <w:right w:val="none" w:sz="0" w:space="0" w:color="auto"/>
      </w:divBdr>
    </w:div>
    <w:div w:id="1466238865">
      <w:bodyDiv w:val="1"/>
      <w:marLeft w:val="0"/>
      <w:marRight w:val="0"/>
      <w:marTop w:val="0"/>
      <w:marBottom w:val="0"/>
      <w:divBdr>
        <w:top w:val="none" w:sz="0" w:space="0" w:color="auto"/>
        <w:left w:val="none" w:sz="0" w:space="0" w:color="auto"/>
        <w:bottom w:val="none" w:sz="0" w:space="0" w:color="auto"/>
        <w:right w:val="none" w:sz="0" w:space="0" w:color="auto"/>
      </w:divBdr>
    </w:div>
    <w:div w:id="1512643849">
      <w:bodyDiv w:val="1"/>
      <w:marLeft w:val="0"/>
      <w:marRight w:val="0"/>
      <w:marTop w:val="0"/>
      <w:marBottom w:val="0"/>
      <w:divBdr>
        <w:top w:val="none" w:sz="0" w:space="0" w:color="auto"/>
        <w:left w:val="none" w:sz="0" w:space="0" w:color="auto"/>
        <w:bottom w:val="none" w:sz="0" w:space="0" w:color="auto"/>
        <w:right w:val="none" w:sz="0" w:space="0" w:color="auto"/>
      </w:divBdr>
    </w:div>
    <w:div w:id="1533692015">
      <w:bodyDiv w:val="1"/>
      <w:marLeft w:val="0"/>
      <w:marRight w:val="0"/>
      <w:marTop w:val="0"/>
      <w:marBottom w:val="0"/>
      <w:divBdr>
        <w:top w:val="none" w:sz="0" w:space="0" w:color="auto"/>
        <w:left w:val="none" w:sz="0" w:space="0" w:color="auto"/>
        <w:bottom w:val="none" w:sz="0" w:space="0" w:color="auto"/>
        <w:right w:val="none" w:sz="0" w:space="0" w:color="auto"/>
      </w:divBdr>
    </w:div>
    <w:div w:id="1544057876">
      <w:bodyDiv w:val="1"/>
      <w:marLeft w:val="0"/>
      <w:marRight w:val="0"/>
      <w:marTop w:val="0"/>
      <w:marBottom w:val="0"/>
      <w:divBdr>
        <w:top w:val="none" w:sz="0" w:space="0" w:color="auto"/>
        <w:left w:val="none" w:sz="0" w:space="0" w:color="auto"/>
        <w:bottom w:val="none" w:sz="0" w:space="0" w:color="auto"/>
        <w:right w:val="none" w:sz="0" w:space="0" w:color="auto"/>
      </w:divBdr>
    </w:div>
    <w:div w:id="1591161911">
      <w:bodyDiv w:val="1"/>
      <w:marLeft w:val="0"/>
      <w:marRight w:val="0"/>
      <w:marTop w:val="0"/>
      <w:marBottom w:val="0"/>
      <w:divBdr>
        <w:top w:val="none" w:sz="0" w:space="0" w:color="auto"/>
        <w:left w:val="none" w:sz="0" w:space="0" w:color="auto"/>
        <w:bottom w:val="none" w:sz="0" w:space="0" w:color="auto"/>
        <w:right w:val="none" w:sz="0" w:space="0" w:color="auto"/>
      </w:divBdr>
    </w:div>
    <w:div w:id="1597244933">
      <w:bodyDiv w:val="1"/>
      <w:marLeft w:val="0"/>
      <w:marRight w:val="0"/>
      <w:marTop w:val="0"/>
      <w:marBottom w:val="0"/>
      <w:divBdr>
        <w:top w:val="none" w:sz="0" w:space="0" w:color="auto"/>
        <w:left w:val="none" w:sz="0" w:space="0" w:color="auto"/>
        <w:bottom w:val="none" w:sz="0" w:space="0" w:color="auto"/>
        <w:right w:val="none" w:sz="0" w:space="0" w:color="auto"/>
      </w:divBdr>
    </w:div>
    <w:div w:id="1624537529">
      <w:bodyDiv w:val="1"/>
      <w:marLeft w:val="0"/>
      <w:marRight w:val="0"/>
      <w:marTop w:val="0"/>
      <w:marBottom w:val="0"/>
      <w:divBdr>
        <w:top w:val="none" w:sz="0" w:space="0" w:color="auto"/>
        <w:left w:val="none" w:sz="0" w:space="0" w:color="auto"/>
        <w:bottom w:val="none" w:sz="0" w:space="0" w:color="auto"/>
        <w:right w:val="none" w:sz="0" w:space="0" w:color="auto"/>
      </w:divBdr>
      <w:divsChild>
        <w:div w:id="1201087000">
          <w:marLeft w:val="0"/>
          <w:marRight w:val="0"/>
          <w:marTop w:val="0"/>
          <w:marBottom w:val="0"/>
          <w:divBdr>
            <w:top w:val="none" w:sz="0" w:space="0" w:color="auto"/>
            <w:left w:val="none" w:sz="0" w:space="0" w:color="auto"/>
            <w:bottom w:val="none" w:sz="0" w:space="0" w:color="auto"/>
            <w:right w:val="none" w:sz="0" w:space="0" w:color="auto"/>
          </w:divBdr>
          <w:divsChild>
            <w:div w:id="908033986">
              <w:marLeft w:val="0"/>
              <w:marRight w:val="0"/>
              <w:marTop w:val="0"/>
              <w:marBottom w:val="0"/>
              <w:divBdr>
                <w:top w:val="none" w:sz="0" w:space="0" w:color="auto"/>
                <w:left w:val="none" w:sz="0" w:space="0" w:color="auto"/>
                <w:bottom w:val="none" w:sz="0" w:space="0" w:color="auto"/>
                <w:right w:val="none" w:sz="0" w:space="0" w:color="auto"/>
              </w:divBdr>
            </w:div>
            <w:div w:id="1470829154">
              <w:marLeft w:val="0"/>
              <w:marRight w:val="0"/>
              <w:marTop w:val="0"/>
              <w:marBottom w:val="0"/>
              <w:divBdr>
                <w:top w:val="none" w:sz="0" w:space="0" w:color="auto"/>
                <w:left w:val="none" w:sz="0" w:space="0" w:color="auto"/>
                <w:bottom w:val="none" w:sz="0" w:space="0" w:color="auto"/>
                <w:right w:val="none" w:sz="0" w:space="0" w:color="auto"/>
              </w:divBdr>
            </w:div>
          </w:divsChild>
        </w:div>
        <w:div w:id="1653833064">
          <w:marLeft w:val="0"/>
          <w:marRight w:val="0"/>
          <w:marTop w:val="0"/>
          <w:marBottom w:val="0"/>
          <w:divBdr>
            <w:top w:val="none" w:sz="0" w:space="0" w:color="auto"/>
            <w:left w:val="none" w:sz="0" w:space="0" w:color="auto"/>
            <w:bottom w:val="none" w:sz="0" w:space="0" w:color="auto"/>
            <w:right w:val="none" w:sz="0" w:space="0" w:color="auto"/>
          </w:divBdr>
          <w:divsChild>
            <w:div w:id="65617514">
              <w:marLeft w:val="0"/>
              <w:marRight w:val="0"/>
              <w:marTop w:val="0"/>
              <w:marBottom w:val="0"/>
              <w:divBdr>
                <w:top w:val="none" w:sz="0" w:space="0" w:color="auto"/>
                <w:left w:val="none" w:sz="0" w:space="0" w:color="auto"/>
                <w:bottom w:val="none" w:sz="0" w:space="0" w:color="auto"/>
                <w:right w:val="none" w:sz="0" w:space="0" w:color="auto"/>
              </w:divBdr>
            </w:div>
            <w:div w:id="2131821737">
              <w:marLeft w:val="0"/>
              <w:marRight w:val="0"/>
              <w:marTop w:val="0"/>
              <w:marBottom w:val="0"/>
              <w:divBdr>
                <w:top w:val="none" w:sz="0" w:space="0" w:color="auto"/>
                <w:left w:val="none" w:sz="0" w:space="0" w:color="auto"/>
                <w:bottom w:val="none" w:sz="0" w:space="0" w:color="auto"/>
                <w:right w:val="none" w:sz="0" w:space="0" w:color="auto"/>
              </w:divBdr>
            </w:div>
          </w:divsChild>
        </w:div>
        <w:div w:id="743995666">
          <w:marLeft w:val="0"/>
          <w:marRight w:val="0"/>
          <w:marTop w:val="0"/>
          <w:marBottom w:val="0"/>
          <w:divBdr>
            <w:top w:val="none" w:sz="0" w:space="0" w:color="auto"/>
            <w:left w:val="none" w:sz="0" w:space="0" w:color="auto"/>
            <w:bottom w:val="none" w:sz="0" w:space="0" w:color="auto"/>
            <w:right w:val="none" w:sz="0" w:space="0" w:color="auto"/>
          </w:divBdr>
        </w:div>
        <w:div w:id="1354957433">
          <w:marLeft w:val="0"/>
          <w:marRight w:val="0"/>
          <w:marTop w:val="0"/>
          <w:marBottom w:val="0"/>
          <w:divBdr>
            <w:top w:val="none" w:sz="0" w:space="0" w:color="auto"/>
            <w:left w:val="none" w:sz="0" w:space="0" w:color="auto"/>
            <w:bottom w:val="none" w:sz="0" w:space="0" w:color="auto"/>
            <w:right w:val="none" w:sz="0" w:space="0" w:color="auto"/>
          </w:divBdr>
        </w:div>
        <w:div w:id="1965382758">
          <w:marLeft w:val="0"/>
          <w:marRight w:val="0"/>
          <w:marTop w:val="0"/>
          <w:marBottom w:val="0"/>
          <w:divBdr>
            <w:top w:val="none" w:sz="0" w:space="0" w:color="auto"/>
            <w:left w:val="none" w:sz="0" w:space="0" w:color="auto"/>
            <w:bottom w:val="none" w:sz="0" w:space="0" w:color="auto"/>
            <w:right w:val="none" w:sz="0" w:space="0" w:color="auto"/>
          </w:divBdr>
        </w:div>
        <w:div w:id="1766918004">
          <w:marLeft w:val="0"/>
          <w:marRight w:val="0"/>
          <w:marTop w:val="0"/>
          <w:marBottom w:val="0"/>
          <w:divBdr>
            <w:top w:val="none" w:sz="0" w:space="0" w:color="auto"/>
            <w:left w:val="none" w:sz="0" w:space="0" w:color="auto"/>
            <w:bottom w:val="none" w:sz="0" w:space="0" w:color="auto"/>
            <w:right w:val="none" w:sz="0" w:space="0" w:color="auto"/>
          </w:divBdr>
        </w:div>
        <w:div w:id="86270645">
          <w:marLeft w:val="0"/>
          <w:marRight w:val="0"/>
          <w:marTop w:val="0"/>
          <w:marBottom w:val="0"/>
          <w:divBdr>
            <w:top w:val="none" w:sz="0" w:space="0" w:color="auto"/>
            <w:left w:val="none" w:sz="0" w:space="0" w:color="auto"/>
            <w:bottom w:val="none" w:sz="0" w:space="0" w:color="auto"/>
            <w:right w:val="none" w:sz="0" w:space="0" w:color="auto"/>
          </w:divBdr>
        </w:div>
        <w:div w:id="1470591407">
          <w:marLeft w:val="0"/>
          <w:marRight w:val="0"/>
          <w:marTop w:val="0"/>
          <w:marBottom w:val="0"/>
          <w:divBdr>
            <w:top w:val="none" w:sz="0" w:space="0" w:color="auto"/>
            <w:left w:val="none" w:sz="0" w:space="0" w:color="auto"/>
            <w:bottom w:val="none" w:sz="0" w:space="0" w:color="auto"/>
            <w:right w:val="none" w:sz="0" w:space="0" w:color="auto"/>
          </w:divBdr>
        </w:div>
      </w:divsChild>
    </w:div>
    <w:div w:id="1677031387">
      <w:bodyDiv w:val="1"/>
      <w:marLeft w:val="0"/>
      <w:marRight w:val="0"/>
      <w:marTop w:val="0"/>
      <w:marBottom w:val="0"/>
      <w:divBdr>
        <w:top w:val="none" w:sz="0" w:space="0" w:color="auto"/>
        <w:left w:val="none" w:sz="0" w:space="0" w:color="auto"/>
        <w:bottom w:val="none" w:sz="0" w:space="0" w:color="auto"/>
        <w:right w:val="none" w:sz="0" w:space="0" w:color="auto"/>
      </w:divBdr>
    </w:div>
    <w:div w:id="1739789632">
      <w:bodyDiv w:val="1"/>
      <w:marLeft w:val="0"/>
      <w:marRight w:val="0"/>
      <w:marTop w:val="0"/>
      <w:marBottom w:val="0"/>
      <w:divBdr>
        <w:top w:val="none" w:sz="0" w:space="0" w:color="auto"/>
        <w:left w:val="none" w:sz="0" w:space="0" w:color="auto"/>
        <w:bottom w:val="none" w:sz="0" w:space="0" w:color="auto"/>
        <w:right w:val="none" w:sz="0" w:space="0" w:color="auto"/>
      </w:divBdr>
    </w:div>
    <w:div w:id="1763640809">
      <w:bodyDiv w:val="1"/>
      <w:marLeft w:val="0"/>
      <w:marRight w:val="0"/>
      <w:marTop w:val="0"/>
      <w:marBottom w:val="0"/>
      <w:divBdr>
        <w:top w:val="none" w:sz="0" w:space="0" w:color="auto"/>
        <w:left w:val="none" w:sz="0" w:space="0" w:color="auto"/>
        <w:bottom w:val="none" w:sz="0" w:space="0" w:color="auto"/>
        <w:right w:val="none" w:sz="0" w:space="0" w:color="auto"/>
      </w:divBdr>
    </w:div>
    <w:div w:id="1790277168">
      <w:bodyDiv w:val="1"/>
      <w:marLeft w:val="0"/>
      <w:marRight w:val="0"/>
      <w:marTop w:val="0"/>
      <w:marBottom w:val="0"/>
      <w:divBdr>
        <w:top w:val="none" w:sz="0" w:space="0" w:color="auto"/>
        <w:left w:val="none" w:sz="0" w:space="0" w:color="auto"/>
        <w:bottom w:val="none" w:sz="0" w:space="0" w:color="auto"/>
        <w:right w:val="none" w:sz="0" w:space="0" w:color="auto"/>
      </w:divBdr>
    </w:div>
    <w:div w:id="1806968786">
      <w:bodyDiv w:val="1"/>
      <w:marLeft w:val="0"/>
      <w:marRight w:val="0"/>
      <w:marTop w:val="0"/>
      <w:marBottom w:val="0"/>
      <w:divBdr>
        <w:top w:val="none" w:sz="0" w:space="0" w:color="auto"/>
        <w:left w:val="none" w:sz="0" w:space="0" w:color="auto"/>
        <w:bottom w:val="none" w:sz="0" w:space="0" w:color="auto"/>
        <w:right w:val="none" w:sz="0" w:space="0" w:color="auto"/>
      </w:divBdr>
    </w:div>
    <w:div w:id="1810241536">
      <w:bodyDiv w:val="1"/>
      <w:marLeft w:val="0"/>
      <w:marRight w:val="0"/>
      <w:marTop w:val="0"/>
      <w:marBottom w:val="0"/>
      <w:divBdr>
        <w:top w:val="none" w:sz="0" w:space="0" w:color="auto"/>
        <w:left w:val="none" w:sz="0" w:space="0" w:color="auto"/>
        <w:bottom w:val="none" w:sz="0" w:space="0" w:color="auto"/>
        <w:right w:val="none" w:sz="0" w:space="0" w:color="auto"/>
      </w:divBdr>
    </w:div>
    <w:div w:id="1951668435">
      <w:bodyDiv w:val="1"/>
      <w:marLeft w:val="0"/>
      <w:marRight w:val="0"/>
      <w:marTop w:val="0"/>
      <w:marBottom w:val="0"/>
      <w:divBdr>
        <w:top w:val="none" w:sz="0" w:space="0" w:color="auto"/>
        <w:left w:val="none" w:sz="0" w:space="0" w:color="auto"/>
        <w:bottom w:val="none" w:sz="0" w:space="0" w:color="auto"/>
        <w:right w:val="none" w:sz="0" w:space="0" w:color="auto"/>
      </w:divBdr>
    </w:div>
    <w:div w:id="1968848183">
      <w:bodyDiv w:val="1"/>
      <w:marLeft w:val="0"/>
      <w:marRight w:val="0"/>
      <w:marTop w:val="0"/>
      <w:marBottom w:val="0"/>
      <w:divBdr>
        <w:top w:val="none" w:sz="0" w:space="0" w:color="auto"/>
        <w:left w:val="none" w:sz="0" w:space="0" w:color="auto"/>
        <w:bottom w:val="none" w:sz="0" w:space="0" w:color="auto"/>
        <w:right w:val="none" w:sz="0" w:space="0" w:color="auto"/>
      </w:divBdr>
    </w:div>
    <w:div w:id="2112504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jpeg"/><Relationship Id="rId21" Type="http://schemas.openxmlformats.org/officeDocument/2006/relationships/hyperlink" Target="https://onlinelibrary.wiley.com/doi/full/10.1111/faf.12104" TargetMode="External"/><Relationship Id="rId42" Type="http://schemas.openxmlformats.org/officeDocument/2006/relationships/hyperlink" Target="https://github.com/nmfs-fish-tools/SSMSE" TargetMode="External"/><Relationship Id="rId63" Type="http://schemas.openxmlformats.org/officeDocument/2006/relationships/hyperlink" Target="https://doi.org/10.1016/j.fishres.2021.105967" TargetMode="External"/><Relationship Id="rId84" Type="http://schemas.openxmlformats.org/officeDocument/2006/relationships/hyperlink" Target="https://doi.org/10.1111/2041-210X.13081" TargetMode="External"/><Relationship Id="rId138" Type="http://schemas.openxmlformats.org/officeDocument/2006/relationships/theme" Target="theme/theme1.xml"/><Relationship Id="rId16" Type="http://schemas.openxmlformats.org/officeDocument/2006/relationships/hyperlink" Target="https://doi.org/10.1139/cjfas-2017-0523" TargetMode="External"/><Relationship Id="rId107" Type="http://schemas.openxmlformats.org/officeDocument/2006/relationships/hyperlink" Target="https://doi.org/10.1093/icesjms/fsv193" TargetMode="External"/><Relationship Id="rId11" Type="http://schemas.openxmlformats.org/officeDocument/2006/relationships/hyperlink" Target="https://www.tandfonline.com/doi/full/10.1080/10641262.2011.557451" TargetMode="External"/><Relationship Id="rId32" Type="http://schemas.openxmlformats.org/officeDocument/2006/relationships/hyperlink" Target="https://www.sciencedirect.com/science/article/pii/S0165783615000405" TargetMode="External"/><Relationship Id="rId37" Type="http://schemas.openxmlformats.org/officeDocument/2006/relationships/hyperlink" Target="https://www.sciencedirect.com/science/article/pii/S157495412400298X" TargetMode="External"/><Relationship Id="rId53" Type="http://schemas.openxmlformats.org/officeDocument/2006/relationships/hyperlink" Target="https://doi.org/10.1093/icesjms/fsaa100" TargetMode="External"/><Relationship Id="rId58" Type="http://schemas.openxmlformats.org/officeDocument/2006/relationships/hyperlink" Target="https://doi.org/10.1139/cjfas-2025-0097" TargetMode="External"/><Relationship Id="rId74" Type="http://schemas.openxmlformats.org/officeDocument/2006/relationships/hyperlink" Target="https://doi.org/10.1016/j.fishres.2019.105320" TargetMode="External"/><Relationship Id="rId79" Type="http://schemas.openxmlformats.org/officeDocument/2006/relationships/hyperlink" Target="https://doi.org/10.1016/j.fishres.2024.107008" TargetMode="External"/><Relationship Id="rId102" Type="http://schemas.openxmlformats.org/officeDocument/2006/relationships/hyperlink" Target="https://doi.org/10.1111/j.1939-7445.2011.00105.x" TargetMode="External"/><Relationship Id="rId123" Type="http://schemas.openxmlformats.org/officeDocument/2006/relationships/image" Target="media/image7.png"/><Relationship Id="rId128" Type="http://schemas.openxmlformats.org/officeDocument/2006/relationships/image" Target="media/image12.png"/><Relationship Id="rId5" Type="http://schemas.openxmlformats.org/officeDocument/2006/relationships/settings" Target="settings.xml"/><Relationship Id="rId90" Type="http://schemas.openxmlformats.org/officeDocument/2006/relationships/hyperlink" Target="https://doi.org/10.1080/10641262.2011.557451" TargetMode="External"/><Relationship Id="rId95" Type="http://schemas.openxmlformats.org/officeDocument/2006/relationships/hyperlink" Target="https://doi.org/10.1111/faf.12819" TargetMode="External"/><Relationship Id="rId22" Type="http://schemas.openxmlformats.org/officeDocument/2006/relationships/hyperlink" Target="https://onlinelibrary.wiley.com/doi/full/10.1111/faf.12104" TargetMode="External"/><Relationship Id="rId27" Type="http://schemas.openxmlformats.org/officeDocument/2006/relationships/hyperlink" Target="https://cdnsciencepub.com/doi/full/10.1139/cjfas-2018-0133" TargetMode="External"/><Relationship Id="rId43" Type="http://schemas.openxmlformats.org/officeDocument/2006/relationships/hyperlink" Target="https://openmse.com/features-multimse/" TargetMode="External"/><Relationship Id="rId48" Type="http://schemas.openxmlformats.org/officeDocument/2006/relationships/hyperlink" Target="https://onlinelibrary.wiley.com/doi/10.1111/faf.12616" TargetMode="External"/><Relationship Id="rId64" Type="http://schemas.openxmlformats.org/officeDocument/2006/relationships/hyperlink" Target="https://doi.org/10.1016/j.fishres.2021.105873" TargetMode="External"/><Relationship Id="rId69" Type="http://schemas.openxmlformats.org/officeDocument/2006/relationships/hyperlink" Target="https://academic.oup.com/icesjms/article/78/1/155/6043739" TargetMode="External"/><Relationship Id="rId113" Type="http://schemas.openxmlformats.org/officeDocument/2006/relationships/hyperlink" Target="https://doi.org/10.1016/j.fishres.2021.105873" TargetMode="External"/><Relationship Id="rId118" Type="http://schemas.openxmlformats.org/officeDocument/2006/relationships/image" Target="media/image2.jpeg"/><Relationship Id="rId134" Type="http://schemas.openxmlformats.org/officeDocument/2006/relationships/image" Target="media/image18.png"/><Relationship Id="rId80" Type="http://schemas.openxmlformats.org/officeDocument/2006/relationships/hyperlink" Target="https://doi.org/10.1093/icesjms/fsaa100" TargetMode="External"/><Relationship Id="rId85" Type="http://schemas.openxmlformats.org/officeDocument/2006/relationships/hyperlink" Target="https://doi.org/10.1093/icesjms/fsad133" TargetMode="External"/><Relationship Id="rId12" Type="http://schemas.openxmlformats.org/officeDocument/2006/relationships/hyperlink" Target="https://www.sciencedirect.com/science/article/pii/S0165783624000729" TargetMode="External"/><Relationship Id="rId17" Type="http://schemas.openxmlformats.org/officeDocument/2006/relationships/hyperlink" Target="https://doi.org/10.1093/icesjms/fsx091" TargetMode="External"/><Relationship Id="rId33" Type="http://schemas.openxmlformats.org/officeDocument/2006/relationships/hyperlink" Target="https://cdnsciencepub.com/doi/10.1139/cjfas-2016-0017" TargetMode="External"/><Relationship Id="rId38" Type="http://schemas.openxmlformats.org/officeDocument/2006/relationships/hyperlink" Target="http://gomredsnappermsetool.fiu.edu/" TargetMode="External"/><Relationship Id="rId59" Type="http://schemas.openxmlformats.org/officeDocument/2006/relationships/hyperlink" Target="https://doi.org/10.1139/cjfas-2016-0381" TargetMode="External"/><Relationship Id="rId103" Type="http://schemas.openxmlformats.org/officeDocument/2006/relationships/hyperlink" Target="https://doi.org/10.1139/cjfas-2017-0523" TargetMode="External"/><Relationship Id="rId108" Type="http://schemas.openxmlformats.org/officeDocument/2006/relationships/hyperlink" Target="https://doi.org/10.1006/jmsc.1999.0538" TargetMode="External"/><Relationship Id="rId124" Type="http://schemas.openxmlformats.org/officeDocument/2006/relationships/image" Target="media/image8.png"/><Relationship Id="rId129" Type="http://schemas.openxmlformats.org/officeDocument/2006/relationships/image" Target="media/image13.png"/><Relationship Id="rId54" Type="http://schemas.openxmlformats.org/officeDocument/2006/relationships/hyperlink" Target="https://timjmiller.github.io/wham" TargetMode="External"/><Relationship Id="rId70" Type="http://schemas.openxmlformats.org/officeDocument/2006/relationships/hyperlink" Target="https://lichengxue.github.io/whamMSE/" TargetMode="External"/><Relationship Id="rId75" Type="http://schemas.openxmlformats.org/officeDocument/2006/relationships/hyperlink" Target="https://doi.org/10.1093/icesjms/fsad133" TargetMode="External"/><Relationship Id="rId91" Type="http://schemas.openxmlformats.org/officeDocument/2006/relationships/hyperlink" Target="https://doi.org/10.1016/j.fishres.2019.105320" TargetMode="External"/><Relationship Id="rId96" Type="http://schemas.openxmlformats.org/officeDocument/2006/relationships/hyperlink" Target="https://doi.org/10.1016/j.ecolmodel.2016.09.019"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doi.org/10.1016/j.fishres.2024.107008" TargetMode="External"/><Relationship Id="rId28" Type="http://schemas.openxmlformats.org/officeDocument/2006/relationships/hyperlink" Target="https://www.frontiersin.org/journals/marine-science/articles/10.3389/fmars.2021.630607/full" TargetMode="External"/><Relationship Id="rId49" Type="http://schemas.openxmlformats.org/officeDocument/2006/relationships/hyperlink" Target="https://academic.oup.com/icesjms/article/78/1/155/6043739" TargetMode="External"/><Relationship Id="rId114" Type="http://schemas.openxmlformats.org/officeDocument/2006/relationships/hyperlink" Target="https://doi.org/10.1139/cjfas-2016-0381" TargetMode="External"/><Relationship Id="rId119" Type="http://schemas.openxmlformats.org/officeDocument/2006/relationships/image" Target="media/image3.tiff"/><Relationship Id="rId44" Type="http://schemas.openxmlformats.org/officeDocument/2006/relationships/hyperlink" Target="https://www.sciencedirect.com/science/article/pii/S0165783624000729" TargetMode="External"/><Relationship Id="rId60" Type="http://schemas.openxmlformats.org/officeDocument/2006/relationships/hyperlink" Target="https://doi.org/10.1139/cjfas-2025-0097" TargetMode="External"/><Relationship Id="rId65" Type="http://schemas.openxmlformats.org/officeDocument/2006/relationships/hyperlink" Target="https://doi.org/10.1139/cjfas-2025-0097" TargetMode="External"/><Relationship Id="rId81" Type="http://schemas.openxmlformats.org/officeDocument/2006/relationships/hyperlink" Target="https://doi.org/10.1139/cjfas-2016-0297" TargetMode="External"/><Relationship Id="rId86" Type="http://schemas.openxmlformats.org/officeDocument/2006/relationships/hyperlink" Target="https://doi.org/10.1016/j.fishres.2008.08.004" TargetMode="External"/><Relationship Id="rId130" Type="http://schemas.openxmlformats.org/officeDocument/2006/relationships/image" Target="media/image14.png"/><Relationship Id="rId135" Type="http://schemas.openxmlformats.org/officeDocument/2006/relationships/image" Target="media/image19.png"/><Relationship Id="rId13" Type="http://schemas.openxmlformats.org/officeDocument/2006/relationships/hyperlink" Target="https://doi.org/10.1139/f2011-118" TargetMode="External"/><Relationship Id="rId18" Type="http://schemas.openxmlformats.org/officeDocument/2006/relationships/hyperlink" Target="https://www.sciencedirect.com/science/article/pii/S0165783623000437" TargetMode="External"/><Relationship Id="rId39" Type="http://schemas.openxmlformats.org/officeDocument/2006/relationships/hyperlink" Target="https://iccat.github.io/abft-mse/" TargetMode="External"/><Relationship Id="rId109" Type="http://schemas.openxmlformats.org/officeDocument/2006/relationships/hyperlink" Target="https://doi.org/10.1111/faf.12104?utm_source=chatgpt.com" TargetMode="External"/><Relationship Id="rId34" Type="http://schemas.openxmlformats.org/officeDocument/2006/relationships/hyperlink" Target="https://academic.oup.com/icesjms/article/79/4/1120/6537151" TargetMode="External"/><Relationship Id="rId50" Type="http://schemas.openxmlformats.org/officeDocument/2006/relationships/hyperlink" Target="https://lichengxue.github.io/whamMSE/" TargetMode="External"/><Relationship Id="rId55" Type="http://schemas.openxmlformats.org/officeDocument/2006/relationships/hyperlink" Target="https://doi.org/10.1016/j.fishres.2021.105967" TargetMode="External"/><Relationship Id="rId76" Type="http://schemas.openxmlformats.org/officeDocument/2006/relationships/hyperlink" Target="https://github.com/lichengxue/SPASAM-MSE-Method-Paper" TargetMode="External"/><Relationship Id="rId97" Type="http://schemas.openxmlformats.org/officeDocument/2006/relationships/hyperlink" Target="https://repository.library.noaa.gov/view/noaa/30919" TargetMode="External"/><Relationship Id="rId104" Type="http://schemas.openxmlformats.org/officeDocument/2006/relationships/hyperlink" Target="https://doi.org/10.1139/cjfas-2025-0097" TargetMode="External"/><Relationship Id="rId120" Type="http://schemas.openxmlformats.org/officeDocument/2006/relationships/image" Target="media/image4.png"/><Relationship Id="rId125" Type="http://schemas.openxmlformats.org/officeDocument/2006/relationships/image" Target="media/image9.png"/><Relationship Id="rId7" Type="http://schemas.openxmlformats.org/officeDocument/2006/relationships/footnotes" Target="footnotes.xml"/><Relationship Id="rId71" Type="http://schemas.openxmlformats.org/officeDocument/2006/relationships/hyperlink" Target="https://doi.org/10.1007/s11160-022-09726-7" TargetMode="External"/><Relationship Id="rId92" Type="http://schemas.openxmlformats.org/officeDocument/2006/relationships/hyperlink" Target="https://doi.org/10.1111/faf.12510" TargetMode="External"/><Relationship Id="rId2" Type="http://schemas.openxmlformats.org/officeDocument/2006/relationships/customXml" Target="../customXml/item2.xml"/><Relationship Id="rId29" Type="http://schemas.openxmlformats.org/officeDocument/2006/relationships/hyperlink" Target="https://cdnsciencepub.com/doi/10.1139/f2011-116" TargetMode="External"/><Relationship Id="rId24" Type="http://schemas.openxmlformats.org/officeDocument/2006/relationships/hyperlink" Target="https://onlinelibrary.wiley.com/doi/10.1111/faf.12819" TargetMode="External"/><Relationship Id="rId40" Type="http://schemas.openxmlformats.org/officeDocument/2006/relationships/hyperlink" Target="https://openmse.com/" TargetMode="External"/><Relationship Id="rId45" Type="http://schemas.openxmlformats.org/officeDocument/2006/relationships/hyperlink" Target="https://doi.org/10.1016/j.fishres.2019.105320" TargetMode="External"/><Relationship Id="rId66" Type="http://schemas.openxmlformats.org/officeDocument/2006/relationships/hyperlink" Target="https://doi.org/10.1093/icesjms/fsx059" TargetMode="External"/><Relationship Id="rId87" Type="http://schemas.openxmlformats.org/officeDocument/2006/relationships/hyperlink" Target="https://doi.org/10.1139/cjfas-2018-0395" TargetMode="External"/><Relationship Id="rId110" Type="http://schemas.openxmlformats.org/officeDocument/2006/relationships/hyperlink" Target="https://doi.org/10.1111/j.1095-8649.2001.tb01381.x" TargetMode="External"/><Relationship Id="rId115" Type="http://schemas.openxmlformats.org/officeDocument/2006/relationships/hyperlink" Target="https://doi.org/10.1139/f2011-118" TargetMode="External"/><Relationship Id="rId131" Type="http://schemas.openxmlformats.org/officeDocument/2006/relationships/image" Target="media/image15.png"/><Relationship Id="rId136" Type="http://schemas.openxmlformats.org/officeDocument/2006/relationships/fontTable" Target="fontTable.xml"/><Relationship Id="rId61" Type="http://schemas.openxmlformats.org/officeDocument/2006/relationships/hyperlink" Target="https://doi.org/10.1016/j.fishres.2018.10.015" TargetMode="External"/><Relationship Id="rId82" Type="http://schemas.openxmlformats.org/officeDocument/2006/relationships/hyperlink" Target="https://doi.org/10.1016/j.fishres.2019.105344" TargetMode="External"/><Relationship Id="rId19" Type="http://schemas.openxmlformats.org/officeDocument/2006/relationships/hyperlink" Target="https://www.sciencedirect.com/science/article/pii/S0165783623000966" TargetMode="External"/><Relationship Id="rId14" Type="http://schemas.openxmlformats.org/officeDocument/2006/relationships/hyperlink" Target="https://academic.oup.com/icesjms/article/74/6/1708/2629217" TargetMode="External"/><Relationship Id="rId30" Type="http://schemas.openxmlformats.org/officeDocument/2006/relationships/hyperlink" Target="https://academic.oup.com/icesjms/article/72/1/70/824076" TargetMode="External"/><Relationship Id="rId35" Type="http://schemas.openxmlformats.org/officeDocument/2006/relationships/hyperlink" Target="https://doi.org/10.1016/j.fishres.2023.106703" TargetMode="External"/><Relationship Id="rId56" Type="http://schemas.openxmlformats.org/officeDocument/2006/relationships/hyperlink" Target="https://doi.org/10.1139/cjfas-2025-0097" TargetMode="External"/><Relationship Id="rId77" Type="http://schemas.openxmlformats.org/officeDocument/2006/relationships/hyperlink" Target="https://doi.org/10.1139/F10-141" TargetMode="External"/><Relationship Id="rId100" Type="http://schemas.openxmlformats.org/officeDocument/2006/relationships/hyperlink" Target="https://doi.org/10.1093/icesjms/fsx059" TargetMode="External"/><Relationship Id="rId105" Type="http://schemas.openxmlformats.org/officeDocument/2006/relationships/hyperlink" Target="https://doi.org/10.1093/icesjms/fsz249" TargetMode="External"/><Relationship Id="rId126" Type="http://schemas.openxmlformats.org/officeDocument/2006/relationships/image" Target="media/image10.png"/><Relationship Id="rId8" Type="http://schemas.openxmlformats.org/officeDocument/2006/relationships/endnotes" Target="endnotes.xml"/><Relationship Id="rId51" Type="http://schemas.openxmlformats.org/officeDocument/2006/relationships/hyperlink" Target="https://doi.org/10.1139/cjfas-2016-0381" TargetMode="External"/><Relationship Id="rId72" Type="http://schemas.openxmlformats.org/officeDocument/2006/relationships/hyperlink" Target="https://doi.org/10.1093/icesjms/fsaa034" TargetMode="External"/><Relationship Id="rId93" Type="http://schemas.openxmlformats.org/officeDocument/2006/relationships/hyperlink" Target="https://doi.org/10.1016/j.fishres.2023.106703" TargetMode="External"/><Relationship Id="rId98" Type="http://schemas.openxmlformats.org/officeDocument/2006/relationships/hyperlink" Target="https://doi.org/10.1093/icesjms/fsac029" TargetMode="External"/><Relationship Id="rId121" Type="http://schemas.openxmlformats.org/officeDocument/2006/relationships/image" Target="media/image5.png"/><Relationship Id="rId3" Type="http://schemas.openxmlformats.org/officeDocument/2006/relationships/numbering" Target="numbering.xml"/><Relationship Id="rId25" Type="http://schemas.openxmlformats.org/officeDocument/2006/relationships/hyperlink" Target="https://cdnsciencepub.com/doi/10.1139/F10-146" TargetMode="External"/><Relationship Id="rId46" Type="http://schemas.openxmlformats.org/officeDocument/2006/relationships/hyperlink" Target="https://doi.org/10.1111/faf.12510" TargetMode="External"/><Relationship Id="rId67" Type="http://schemas.openxmlformats.org/officeDocument/2006/relationships/hyperlink" Target="https://doi.org/10.1093/icesjms/fsaa100" TargetMode="External"/><Relationship Id="rId116" Type="http://schemas.openxmlformats.org/officeDocument/2006/relationships/hyperlink" Target="https://doi.org/10.1016/j.ecoinf.2024.102756" TargetMode="External"/><Relationship Id="rId137" Type="http://schemas.microsoft.com/office/2011/relationships/people" Target="people.xml"/><Relationship Id="rId20" Type="http://schemas.openxmlformats.org/officeDocument/2006/relationships/hyperlink" Target="https://doi.org/10.1016/j.fishres.2008.08.004" TargetMode="External"/><Relationship Id="rId41" Type="http://schemas.openxmlformats.org/officeDocument/2006/relationships/hyperlink" Target="https://joss.theoj.org/papers/10.21105/joss.04937" TargetMode="External"/><Relationship Id="rId62" Type="http://schemas.openxmlformats.org/officeDocument/2006/relationships/hyperlink" Target="https://academic.oup.com/icesjms/article/79/4/1120/6537151" TargetMode="External"/><Relationship Id="rId83" Type="http://schemas.openxmlformats.org/officeDocument/2006/relationships/hyperlink" Target="https://doi.org/10.1016/j.fishres.2023.106650" TargetMode="External"/><Relationship Id="rId88" Type="http://schemas.openxmlformats.org/officeDocument/2006/relationships/hyperlink" Target="https://doi.org/10.1016/j.fishres.2008.07.003" TargetMode="External"/><Relationship Id="rId111" Type="http://schemas.openxmlformats.org/officeDocument/2006/relationships/hyperlink" Target="https://doi.org/10.3389/fmars.2021.630607" TargetMode="External"/><Relationship Id="rId132" Type="http://schemas.openxmlformats.org/officeDocument/2006/relationships/image" Target="media/image16.png"/><Relationship Id="rId15" Type="http://schemas.openxmlformats.org/officeDocument/2006/relationships/hyperlink" Target="https://doi.org/10.1016/j.fishres.2015.02.003" TargetMode="External"/><Relationship Id="rId36" Type="http://schemas.openxmlformats.org/officeDocument/2006/relationships/hyperlink" Target="https://doi.org/10.1111/faf.12819" TargetMode="External"/><Relationship Id="rId57" Type="http://schemas.openxmlformats.org/officeDocument/2006/relationships/hyperlink" Target="https://github.com/lichengxue/wham?utm_source=chatgpt.com" TargetMode="External"/><Relationship Id="rId106" Type="http://schemas.openxmlformats.org/officeDocument/2006/relationships/hyperlink" Target="https://doi.org/10.1016/j.fishres.2020.105617" TargetMode="External"/><Relationship Id="rId127" Type="http://schemas.openxmlformats.org/officeDocument/2006/relationships/image" Target="media/image11.png"/><Relationship Id="rId10" Type="http://schemas.openxmlformats.org/officeDocument/2006/relationships/hyperlink" Target="https://onlinelibrary.wiley.com/doi/full/10.1111/j.1939-7445.2011.00100.x" TargetMode="External"/><Relationship Id="rId31" Type="http://schemas.openxmlformats.org/officeDocument/2006/relationships/hyperlink" Target="https://cdnsciencepub.com/doi/10.1139/cjfas-2024-0008" TargetMode="External"/><Relationship Id="rId52" Type="http://schemas.openxmlformats.org/officeDocument/2006/relationships/hyperlink" Target="https://doi.org/10.1016/j.fishres.2019.105344" TargetMode="External"/><Relationship Id="rId73" Type="http://schemas.openxmlformats.org/officeDocument/2006/relationships/hyperlink" Target="https://doi.org/10.1093/icesjms/fsaa034" TargetMode="External"/><Relationship Id="rId78" Type="http://schemas.openxmlformats.org/officeDocument/2006/relationships/hyperlink" Target="https://doi.org/10.1016/j.fishres.2015.02.003?utm_source=chatgpt.com" TargetMode="External"/><Relationship Id="rId94" Type="http://schemas.openxmlformats.org/officeDocument/2006/relationships/hyperlink" Target="https://doi.org/10.1007/s11160-022-09726-7" TargetMode="External"/><Relationship Id="rId99" Type="http://schemas.openxmlformats.org/officeDocument/2006/relationships/hyperlink" Target="https://doi.org/10.1139/cjfas-2024-0008" TargetMode="External"/><Relationship Id="rId101" Type="http://schemas.openxmlformats.org/officeDocument/2006/relationships/hyperlink" Target="https://doi.org/10.12952/journal.elementa.000114" TargetMode="External"/><Relationship Id="rId122" Type="http://schemas.openxmlformats.org/officeDocument/2006/relationships/image" Target="media/image6.png"/><Relationship Id="rId4" Type="http://schemas.openxmlformats.org/officeDocument/2006/relationships/styles" Target="styles.xml"/><Relationship Id="rId9" Type="http://schemas.openxmlformats.org/officeDocument/2006/relationships/hyperlink" Target="https://cdnsciencepub.com/doi/10.1139/cjfas-2017-0150" TargetMode="External"/><Relationship Id="rId26" Type="http://schemas.openxmlformats.org/officeDocument/2006/relationships/hyperlink" Target="https://www.sciencedirect.com/science/article/pii/S0304380016304124" TargetMode="External"/><Relationship Id="rId47" Type="http://schemas.openxmlformats.org/officeDocument/2006/relationships/hyperlink" Target="https://doi.org/10.1016/j.fishres.2019.105344" TargetMode="External"/><Relationship Id="rId68" Type="http://schemas.openxmlformats.org/officeDocument/2006/relationships/hyperlink" Target="https://doi.org/10.1016/j.fishres.2019.105344" TargetMode="External"/><Relationship Id="rId89" Type="http://schemas.openxmlformats.org/officeDocument/2006/relationships/hyperlink" Target="https://doi.org/10.21105/joss.04937" TargetMode="External"/><Relationship Id="rId112" Type="http://schemas.openxmlformats.org/officeDocument/2006/relationships/hyperlink" Target="https://doi.org/10.1016/j.fishres.2021.105967" TargetMode="External"/><Relationship Id="rId133"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LyQbq5+mxezP6Pt4ivI5rwbvew==">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C6A2D2-6935-4BE8-86C8-3AE672532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15289</Words>
  <Characters>95471</Characters>
  <Application>Microsoft Office Word</Application>
  <DocSecurity>0</DocSecurity>
  <Lines>1673</Lines>
  <Paragraphs>606</Paragraphs>
  <ScaleCrop>false</ScaleCrop>
  <HeadingPairs>
    <vt:vector size="2" baseType="variant">
      <vt:variant>
        <vt:lpstr>Title</vt:lpstr>
      </vt:variant>
      <vt:variant>
        <vt:i4>1</vt:i4>
      </vt:variant>
    </vt:vector>
  </HeadingPairs>
  <TitlesOfParts>
    <vt:vector size="1" baseType="lpstr">
      <vt:lpstr/>
    </vt:vector>
  </TitlesOfParts>
  <Company>NMFS</Company>
  <LinksUpToDate>false</LinksUpToDate>
  <CharactersWithSpaces>110341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Chengxue Li</dc:creator>
  <cp:lastModifiedBy>Chengxue Li</cp:lastModifiedBy>
  <cp:revision>6</cp:revision>
  <dcterms:created xsi:type="dcterms:W3CDTF">2026-01-19T21:57:00Z</dcterms:created>
  <dcterms:modified xsi:type="dcterms:W3CDTF">2026-01-19T22:04:00Z</dcterms:modified>
</cp:coreProperties>
</file>